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937B9" w14:textId="23EBC3DA" w:rsidR="00A37D33" w:rsidRPr="00651BE5" w:rsidRDefault="00A2664A" w:rsidP="00A37D33">
      <w:pPr>
        <w:rPr>
          <w:rFonts w:ascii="Arial" w:eastAsia="HGSｺﾞｼｯｸM" w:hAnsi="Arial" w:cs="Arial"/>
          <w:b/>
        </w:rPr>
      </w:pPr>
      <w:bookmarkStart w:id="0" w:name="_Hlk215669452"/>
      <w:ins w:id="1" w:author="TRIVECTOR" w:date="2026-03-03T12:23:00Z" w16du:dateUtc="2026-03-03T03:23:00Z">
        <w:r>
          <w:rPr>
            <w:rFonts w:ascii="Arial" w:eastAsia="HGSｺﾞｼｯｸM" w:hAnsi="Arial" w:cs="Arial" w:hint="eastAsia"/>
            <w:b/>
          </w:rPr>
          <w:t>1</w:t>
        </w:r>
      </w:ins>
      <w:ins w:id="2" w:author="TRIVECTOR" w:date="2026-03-03T12:24:00Z" w16du:dateUtc="2026-03-03T03:24:00Z">
        <w:r>
          <w:rPr>
            <w:rFonts w:ascii="Arial" w:eastAsia="HGSｺﾞｼｯｸM" w:hAnsi="Arial" w:cs="Arial" w:hint="eastAsia"/>
            <w:b/>
          </w:rPr>
          <w:t xml:space="preserve"> </w:t>
        </w:r>
      </w:ins>
      <w:r w:rsidR="00A37D33" w:rsidRPr="00456089">
        <w:rPr>
          <w:rFonts w:ascii="Arial" w:eastAsia="HGSｺﾞｼｯｸM" w:hAnsi="Arial" w:cs="Arial" w:hint="eastAsia"/>
          <w:b/>
        </w:rPr>
        <w:t>桂ゆき</w:t>
      </w:r>
      <w:bookmarkStart w:id="3" w:name="_Hlk222226498"/>
      <w:r w:rsidR="00651BE5">
        <w:rPr>
          <w:rFonts w:ascii="Arial" w:eastAsia="HGSｺﾞｼｯｸM" w:hAnsi="Arial" w:cs="Arial" w:hint="eastAsia"/>
          <w:b/>
          <w:highlight w:val="yellow"/>
        </w:rPr>
        <w:t>，</w:t>
      </w:r>
      <w:r w:rsidR="00651BE5">
        <w:rPr>
          <w:rFonts w:ascii="Arial" w:eastAsia="HGSｺﾞｼｯｸM" w:hAnsi="Arial" w:cs="Arial" w:hint="eastAsia"/>
          <w:b/>
        </w:rPr>
        <w:t>作、</w:t>
      </w:r>
      <w:bookmarkEnd w:id="3"/>
      <w:r w:rsidR="00A37D33" w:rsidRPr="0086731D">
        <w:rPr>
          <w:rFonts w:ascii="Arial" w:eastAsia="HGSｺﾞｼｯｸM" w:hAnsi="Arial" w:cs="Arial" w:hint="eastAsia"/>
          <w:b/>
        </w:rPr>
        <w:t>《婦人の日》</w:t>
      </w:r>
      <w:r w:rsidR="001425AC" w:rsidRPr="001425AC">
        <w:rPr>
          <w:rFonts w:ascii="Arial" w:eastAsia="HGSｺﾞｼｯｸM" w:hAnsi="Arial" w:cs="Arial" w:hint="eastAsia"/>
          <w:b/>
          <w:highlight w:val="yellow"/>
        </w:rPr>
        <w:t>。</w:t>
      </w:r>
      <w:r w:rsidR="001425AC" w:rsidRPr="00326E9B">
        <w:rPr>
          <w:rFonts w:ascii="Arial" w:eastAsia="HGSｺﾞｼｯｸM" w:hAnsi="Arial" w:cs="Arial" w:hint="eastAsia"/>
          <w:b/>
          <w:highlight w:val="yellow"/>
        </w:rPr>
        <w:t>，</w:t>
      </w:r>
      <w:r w:rsidR="00A37D33" w:rsidRPr="0086731D">
        <w:rPr>
          <w:rFonts w:ascii="Arial" w:eastAsia="HGSｺﾞｼｯｸM" w:hAnsi="Arial" w:cs="Arial" w:hint="eastAsia"/>
        </w:rPr>
        <w:t>女性の</w:t>
      </w:r>
      <w:commentRangeStart w:id="4"/>
      <w:r w:rsidR="00A37D33" w:rsidRPr="0086731D">
        <w:rPr>
          <w:rFonts w:ascii="Arial" w:eastAsia="HGSｺﾞｼｯｸM" w:hAnsi="Arial" w:cs="Arial" w:hint="eastAsia"/>
        </w:rPr>
        <w:t>溌溂</w:t>
      </w:r>
      <w:commentRangeEnd w:id="4"/>
      <w:r w:rsidR="00CC2B5F" w:rsidRPr="0086731D">
        <w:rPr>
          <w:rStyle w:val="aa"/>
          <w:rFonts w:ascii="Arial" w:eastAsia="HGSｺﾞｼｯｸM" w:hAnsi="Arial" w:cs="Arial" w:hint="eastAsia"/>
          <w:sz w:val="21"/>
          <w:szCs w:val="22"/>
        </w:rPr>
        <w:commentReference w:id="4"/>
      </w:r>
      <w:r w:rsidR="00A37D33" w:rsidRPr="0086731D">
        <w:rPr>
          <w:rFonts w:ascii="Arial" w:eastAsia="HGSｺﾞｼｯｸM" w:hAnsi="Arial" w:cs="Arial" w:hint="eastAsia"/>
        </w:rPr>
        <w:t>としたポーズと表情には、家庭を支える自負と、さらなる活躍への意志を併せ持つ、戦後の新しい女性像が託されているのでしょうか。あるいは、エプロン</w:t>
      </w:r>
      <w:r w:rsidR="00A37D33" w:rsidRPr="00456089">
        <w:rPr>
          <w:rFonts w:ascii="Arial" w:eastAsia="HGSｺﾞｼｯｸM" w:hAnsi="Arial" w:cs="Arial" w:hint="eastAsia"/>
          <w:highlight w:val="magenta"/>
          <w:rPrChange w:id="5" w:author="TRIVECTOR" w:date="2026-03-03T11:45:00Z" w16du:dateUtc="2026-03-03T02:45:00Z">
            <w:rPr>
              <w:rFonts w:ascii="Arial" w:eastAsia="HGSｺﾞｼｯｸM" w:hAnsi="Arial" w:cs="Arial" w:hint="eastAsia"/>
            </w:rPr>
          </w:rPrChange>
        </w:rPr>
        <w:t>ごと</w:t>
      </w:r>
      <w:r w:rsidR="00A37D33" w:rsidRPr="0086731D">
        <w:rPr>
          <w:rFonts w:ascii="Arial" w:eastAsia="HGSｺﾞｼｯｸM" w:hAnsi="Arial" w:cs="Arial" w:hint="eastAsia"/>
        </w:rPr>
        <w:t>縄で縛られた彼女が輝くのは、所詮は「婦人の日」</w:t>
      </w:r>
      <w:r w:rsidR="001425AC" w:rsidRPr="001425AC">
        <w:rPr>
          <w:rFonts w:ascii="Arial" w:eastAsia="HGSｺﾞｼｯｸM" w:hAnsi="Arial" w:cs="Arial" w:hint="eastAsia"/>
          <w:highlight w:val="yellow"/>
        </w:rPr>
        <w:t>，</w:t>
      </w:r>
      <w:r w:rsidR="00A37D33" w:rsidRPr="0086731D">
        <w:rPr>
          <w:rFonts w:ascii="Arial" w:eastAsia="HGSｺﾞｼｯｸM" w:hAnsi="Arial" w:cs="Arial" w:hint="eastAsia"/>
        </w:rPr>
        <w:t>に限られるという、現実への皮肉が本質なのでしょうか。</w:t>
      </w:r>
      <w:r w:rsidR="00651BE5">
        <w:rPr>
          <w:rFonts w:ascii="Arial" w:eastAsia="HGSｺﾞｼｯｸM" w:hAnsi="Arial" w:cs="Arial" w:hint="eastAsia"/>
          <w:b/>
          <w:highlight w:val="yellow"/>
        </w:rPr>
        <w:t>，</w:t>
      </w:r>
      <w:r w:rsidR="00A37D33" w:rsidRPr="0086731D">
        <w:rPr>
          <w:rFonts w:ascii="Arial" w:eastAsia="HGSｺﾞｼｯｸM" w:hAnsi="Arial" w:cs="Arial" w:hint="eastAsia"/>
        </w:rPr>
        <w:t>人物の形態が単純化されている一方で、縄や箒は克明に描かれています。枯れた植物や乾いた植物製の物体は、</w:t>
      </w:r>
      <w:r w:rsidR="00A37D33" w:rsidRPr="00456089">
        <w:rPr>
          <w:rFonts w:ascii="Arial" w:eastAsia="HGSｺﾞｼｯｸM" w:hAnsi="Arial" w:cs="Arial" w:hint="eastAsia"/>
          <w:highlight w:val="magenta"/>
          <w:rPrChange w:id="6" w:author="TRIVECTOR" w:date="2026-03-03T11:45:00Z" w16du:dateUtc="2026-03-03T02:45:00Z">
            <w:rPr>
              <w:rFonts w:ascii="Arial" w:eastAsia="HGSｺﾞｼｯｸM" w:hAnsi="Arial" w:cs="Arial" w:hint="eastAsia"/>
            </w:rPr>
          </w:rPrChange>
        </w:rPr>
        <w:t>桂ゆき</w:t>
      </w:r>
      <w:r w:rsidR="00A37D33" w:rsidRPr="0086731D">
        <w:rPr>
          <w:rFonts w:ascii="Arial" w:eastAsia="HGSｺﾞｼｯｸM" w:hAnsi="Arial" w:cs="Arial" w:hint="eastAsia"/>
        </w:rPr>
        <w:t>の絵によく細密な描写で登場するモチーフです。習作と比較すると、縄が蝶結びから</w:t>
      </w:r>
      <w:r w:rsidR="00AF1B99" w:rsidRPr="00326E9B">
        <w:rPr>
          <w:rFonts w:ascii="Arial" w:eastAsia="HGSｺﾞｼｯｸM" w:hAnsi="Arial" w:cs="Arial" w:hint="eastAsia"/>
          <w:b/>
          <w:highlight w:val="yellow"/>
        </w:rPr>
        <w:t>，</w:t>
      </w:r>
      <w:r w:rsidR="00A37D33" w:rsidRPr="00456089">
        <w:rPr>
          <w:rFonts w:ascii="Arial" w:eastAsia="HGSｺﾞｼｯｸM" w:hAnsi="Arial" w:cs="Arial" w:hint="eastAsia"/>
          <w:highlight w:val="magenta"/>
          <w:rPrChange w:id="7" w:author="TRIVECTOR" w:date="2026-03-03T11:45:00Z" w16du:dateUtc="2026-03-03T02:45:00Z">
            <w:rPr>
              <w:rFonts w:ascii="Arial" w:eastAsia="HGSｺﾞｼｯｸM" w:hAnsi="Arial" w:cs="Arial" w:hint="eastAsia"/>
            </w:rPr>
          </w:rPrChange>
        </w:rPr>
        <w:t>ぐるぐる巻き</w:t>
      </w:r>
      <w:r w:rsidR="00A37D33" w:rsidRPr="0086731D">
        <w:rPr>
          <w:rFonts w:ascii="Arial" w:eastAsia="HGSｺﾞｼｯｸM" w:hAnsi="Arial" w:cs="Arial" w:hint="eastAsia"/>
        </w:rPr>
        <w:t>の形に変更され、存在感を増したことがわかります。</w:t>
      </w:r>
    </w:p>
    <w:bookmarkEnd w:id="0"/>
    <w:p w14:paraId="1EA7DA26" w14:textId="77777777" w:rsidR="00A37D33" w:rsidRPr="0086731D" w:rsidRDefault="00A37D33" w:rsidP="00A37D33">
      <w:pPr>
        <w:rPr>
          <w:rFonts w:ascii="Arial" w:eastAsia="HGSｺﾞｼｯｸM" w:hAnsi="Arial" w:cs="Arial"/>
        </w:rPr>
      </w:pPr>
    </w:p>
    <w:p w14:paraId="2868AA64" w14:textId="77777777" w:rsidR="00A37D33" w:rsidRPr="0086731D" w:rsidRDefault="00A37D33" w:rsidP="00A37D33">
      <w:pPr>
        <w:rPr>
          <w:rFonts w:ascii="Arial" w:eastAsia="HGSｺﾞｼｯｸM" w:hAnsi="Arial" w:cs="Arial"/>
        </w:rPr>
      </w:pPr>
    </w:p>
    <w:p w14:paraId="0E0857F0" w14:textId="4F7A7621" w:rsidR="00A37D33" w:rsidRPr="0086731D" w:rsidRDefault="00A2664A" w:rsidP="00A37D33">
      <w:pPr>
        <w:rPr>
          <w:rFonts w:ascii="Arial" w:eastAsia="HGSｺﾞｼｯｸM" w:hAnsi="Arial" w:cs="Arial"/>
        </w:rPr>
      </w:pPr>
      <w:ins w:id="8" w:author="TRIVECTOR" w:date="2026-03-03T12:23:00Z" w16du:dateUtc="2026-03-03T03:23:00Z">
        <w:r>
          <w:rPr>
            <w:rFonts w:ascii="Arial" w:eastAsia="HGSｺﾞｼｯｸM" w:hAnsi="Arial" w:cs="Arial" w:hint="eastAsia"/>
            <w:b/>
            <w:highlight w:val="magenta"/>
          </w:rPr>
          <w:t>2</w:t>
        </w:r>
      </w:ins>
      <w:ins w:id="9" w:author="TRIVECTOR" w:date="2026-03-03T12:24:00Z" w16du:dateUtc="2026-03-03T03:24:00Z">
        <w:r>
          <w:rPr>
            <w:rFonts w:ascii="Arial" w:eastAsia="HGSｺﾞｼｯｸM" w:hAnsi="Arial" w:cs="Arial" w:hint="eastAsia"/>
            <w:b/>
            <w:highlight w:val="magenta"/>
          </w:rPr>
          <w:t xml:space="preserve"> </w:t>
        </w:r>
      </w:ins>
      <w:r w:rsidR="00A37D33" w:rsidRPr="00456089">
        <w:rPr>
          <w:rFonts w:ascii="Arial" w:eastAsia="HGSｺﾞｼｯｸM" w:hAnsi="Arial" w:cs="Arial" w:hint="eastAsia"/>
          <w:b/>
          <w:highlight w:val="magenta"/>
          <w:rPrChange w:id="10" w:author="TRIVECTOR" w:date="2026-03-03T11:44:00Z" w16du:dateUtc="2026-03-03T02:44:00Z">
            <w:rPr>
              <w:rFonts w:ascii="Arial" w:eastAsia="HGSｺﾞｼｯｸM" w:hAnsi="Arial" w:cs="Arial" w:hint="eastAsia"/>
              <w:b/>
            </w:rPr>
          </w:rPrChange>
        </w:rPr>
        <w:t>吉原治良</w:t>
      </w:r>
      <w:r w:rsidR="00651BE5" w:rsidRPr="00651BE5">
        <w:rPr>
          <w:rFonts w:ascii="Arial" w:eastAsia="HGSｺﾞｼｯｸM" w:hAnsi="Arial" w:cs="Arial" w:hint="eastAsia"/>
          <w:b/>
          <w:highlight w:val="yellow"/>
        </w:rPr>
        <w:t>，</w:t>
      </w:r>
      <w:r w:rsidR="00651BE5">
        <w:rPr>
          <w:rFonts w:ascii="Arial" w:eastAsia="HGSｺﾞｼｯｸM" w:hAnsi="Arial" w:cs="Arial" w:hint="eastAsia"/>
          <w:b/>
        </w:rPr>
        <w:t>作、</w:t>
      </w:r>
      <w:r w:rsidR="00A37D33" w:rsidRPr="0086731D">
        <w:rPr>
          <w:rFonts w:ascii="Arial" w:eastAsia="HGSｺﾞｼｯｸM" w:hAnsi="Arial" w:cs="Arial" w:hint="eastAsia"/>
          <w:b/>
        </w:rPr>
        <w:t>《丸》</w:t>
      </w:r>
      <w:r w:rsidR="001425AC" w:rsidRPr="001425AC">
        <w:rPr>
          <w:rFonts w:ascii="Arial" w:eastAsia="HGSｺﾞｼｯｸM" w:hAnsi="Arial" w:cs="Arial" w:hint="eastAsia"/>
          <w:b/>
          <w:highlight w:val="yellow"/>
        </w:rPr>
        <w:t>。</w:t>
      </w:r>
      <w:r w:rsidR="001425AC" w:rsidRPr="00326E9B">
        <w:rPr>
          <w:rFonts w:ascii="Arial" w:eastAsia="HGSｺﾞｼｯｸM" w:hAnsi="Arial" w:cs="Arial" w:hint="eastAsia"/>
          <w:b/>
          <w:highlight w:val="yellow"/>
        </w:rPr>
        <w:t>，</w:t>
      </w:r>
      <w:r w:rsidR="00A37D33" w:rsidRPr="0086731D">
        <w:rPr>
          <w:rFonts w:ascii="Arial" w:eastAsia="HGSｺﾞｼｯｸM" w:hAnsi="Arial" w:cs="Arial" w:hint="eastAsia"/>
        </w:rPr>
        <w:t>黒地に</w:t>
      </w:r>
      <w:r w:rsidR="00A37D33" w:rsidRPr="00456089">
        <w:rPr>
          <w:rFonts w:ascii="Arial" w:eastAsia="HGSｺﾞｼｯｸM" w:hAnsi="Arial" w:cs="Arial" w:hint="eastAsia"/>
          <w:highlight w:val="magenta"/>
          <w:rPrChange w:id="11" w:author="TRIVECTOR" w:date="2026-03-03T11:46:00Z" w16du:dateUtc="2026-03-03T02:46:00Z">
            <w:rPr>
              <w:rFonts w:ascii="Arial" w:eastAsia="HGSｺﾞｼｯｸM" w:hAnsi="Arial" w:cs="Arial" w:hint="eastAsia"/>
            </w:rPr>
          </w:rPrChange>
        </w:rPr>
        <w:t>浮かぶ</w:t>
      </w:r>
      <w:r w:rsidR="00A37D33" w:rsidRPr="0086731D">
        <w:rPr>
          <w:rFonts w:ascii="Arial" w:eastAsia="HGSｺﾞｼｯｸM" w:hAnsi="Arial" w:cs="Arial" w:hint="eastAsia"/>
        </w:rPr>
        <w:t>白い円は、幾何学的な円に比べるとやや歪み、動きを感じさせます。ただし、墨書のような勢いある</w:t>
      </w:r>
      <w:commentRangeStart w:id="12"/>
      <w:r w:rsidR="00A37D33" w:rsidRPr="0086731D">
        <w:rPr>
          <w:rFonts w:ascii="Arial" w:eastAsia="HGSｺﾞｼｯｸM" w:hAnsi="Arial" w:cs="Arial" w:hint="eastAsia"/>
        </w:rPr>
        <w:t>一筆書き</w:t>
      </w:r>
      <w:commentRangeEnd w:id="12"/>
      <w:r w:rsidR="00456089" w:rsidRPr="0086731D">
        <w:rPr>
          <w:rStyle w:val="aa"/>
          <w:rFonts w:ascii="Arial" w:eastAsia="HGSｺﾞｼｯｸM" w:hAnsi="Arial" w:cs="Arial" w:hint="eastAsia"/>
          <w:sz w:val="21"/>
          <w:szCs w:val="22"/>
        </w:rPr>
        <w:commentReference w:id="12"/>
      </w:r>
      <w:r w:rsidR="00A37D33" w:rsidRPr="0086731D">
        <w:rPr>
          <w:rFonts w:ascii="Arial" w:eastAsia="HGSｺﾞｼｯｸM" w:hAnsi="Arial" w:cs="Arial" w:hint="eastAsia"/>
        </w:rPr>
        <w:t>で、</w:t>
      </w:r>
      <w:commentRangeStart w:id="13"/>
      <w:r w:rsidR="00A37D33" w:rsidRPr="0086731D">
        <w:rPr>
          <w:rFonts w:ascii="Arial" w:eastAsia="HGSｺﾞｼｯｸM" w:hAnsi="Arial" w:cs="Arial" w:hint="eastAsia"/>
        </w:rPr>
        <w:t>一気呵成</w:t>
      </w:r>
      <w:commentRangeEnd w:id="13"/>
      <w:r w:rsidR="00807C80" w:rsidRPr="0086731D">
        <w:rPr>
          <w:rStyle w:val="aa"/>
          <w:rFonts w:ascii="Arial" w:eastAsia="HGSｺﾞｼｯｸM" w:hAnsi="Arial" w:cs="Arial" w:hint="eastAsia"/>
          <w:sz w:val="21"/>
          <w:szCs w:val="22"/>
        </w:rPr>
        <w:commentReference w:id="13"/>
      </w:r>
      <w:r w:rsidR="00A37D33" w:rsidRPr="0086731D">
        <w:rPr>
          <w:rFonts w:ascii="Arial" w:eastAsia="HGSｺﾞｼｯｸM" w:hAnsi="Arial" w:cs="Arial" w:hint="eastAsia"/>
        </w:rPr>
        <w:t>に描いたものでもないようです。画面は物質感の薄いマットな仕上げで、黒と白の境界線はどこをとってもくっきりしています。また白の上から黒を塗ったことが確認できる箇所があり、白い円の形は、周縁を黒で塗りつぶすことで</w:t>
      </w:r>
      <w:r w:rsidR="00AF1B99" w:rsidRPr="00326E9B">
        <w:rPr>
          <w:rFonts w:ascii="Arial" w:eastAsia="HGSｺﾞｼｯｸM" w:hAnsi="Arial" w:cs="Arial" w:hint="eastAsia"/>
          <w:b/>
          <w:highlight w:val="yellow"/>
        </w:rPr>
        <w:t>，</w:t>
      </w:r>
      <w:r w:rsidR="00A37D33" w:rsidRPr="0086731D">
        <w:rPr>
          <w:rFonts w:ascii="Arial" w:eastAsia="HGSｺﾞｼｯｸM" w:hAnsi="Arial" w:cs="Arial" w:hint="eastAsia"/>
        </w:rPr>
        <w:t>繊細に調整されたものであることがわかります。大らかさと緊張感を併せ持つこの円は、「他人の真似はするな」</w:t>
      </w:r>
      <w:r w:rsidR="001425AC" w:rsidRPr="001425AC">
        <w:rPr>
          <w:rFonts w:ascii="Arial" w:eastAsia="HGSｺﾞｼｯｸM" w:hAnsi="Arial" w:cs="Arial" w:hint="eastAsia"/>
          <w:highlight w:val="yellow"/>
        </w:rPr>
        <w:t>，</w:t>
      </w:r>
      <w:r w:rsidR="00A37D33" w:rsidRPr="0086731D">
        <w:rPr>
          <w:rFonts w:ascii="Arial" w:eastAsia="HGSｺﾞｼｯｸM" w:hAnsi="Arial" w:cs="Arial" w:hint="eastAsia"/>
        </w:rPr>
        <w:t>を命題に</w:t>
      </w:r>
      <w:r w:rsidR="001425AC" w:rsidRPr="001425AC">
        <w:rPr>
          <w:rFonts w:ascii="Arial" w:eastAsia="HGSｺﾞｼｯｸM" w:hAnsi="Arial" w:cs="Arial" w:hint="eastAsia"/>
          <w:highlight w:val="yellow"/>
        </w:rPr>
        <w:t>，</w:t>
      </w:r>
      <w:r w:rsidR="00A37D33" w:rsidRPr="0086731D">
        <w:rPr>
          <w:rFonts w:ascii="Arial" w:eastAsia="HGSｺﾞｼｯｸM" w:hAnsi="Arial" w:cs="Arial" w:hint="eastAsia"/>
        </w:rPr>
        <w:t>「</w:t>
      </w:r>
      <w:commentRangeStart w:id="14"/>
      <w:r w:rsidR="00A37D33" w:rsidRPr="0086731D">
        <w:rPr>
          <w:rFonts w:ascii="Arial" w:eastAsia="HGSｺﾞｼｯｸM" w:hAnsi="Arial" w:cs="Arial" w:hint="eastAsia"/>
        </w:rPr>
        <w:t>具体美術協会</w:t>
      </w:r>
      <w:commentRangeEnd w:id="14"/>
      <w:r w:rsidR="00807C80" w:rsidRPr="0086731D">
        <w:rPr>
          <w:rStyle w:val="aa"/>
          <w:rFonts w:ascii="Arial" w:eastAsia="HGSｺﾞｼｯｸM" w:hAnsi="Arial" w:cs="Arial" w:hint="eastAsia"/>
          <w:sz w:val="21"/>
          <w:szCs w:val="22"/>
        </w:rPr>
        <w:commentReference w:id="14"/>
      </w:r>
      <w:r w:rsidR="00A37D33" w:rsidRPr="0086731D">
        <w:rPr>
          <w:rFonts w:ascii="Arial" w:eastAsia="HGSｺﾞｼｯｸM" w:hAnsi="Arial" w:cs="Arial" w:hint="eastAsia"/>
        </w:rPr>
        <w:t>」を牽引した吉原治良が、様々なスタイルを経て到達した</w:t>
      </w:r>
      <w:r w:rsidR="00AF1B99" w:rsidRPr="00326E9B">
        <w:rPr>
          <w:rFonts w:ascii="Arial" w:eastAsia="HGSｺﾞｼｯｸM" w:hAnsi="Arial" w:cs="Arial" w:hint="eastAsia"/>
          <w:b/>
          <w:highlight w:val="yellow"/>
        </w:rPr>
        <w:t>，</w:t>
      </w:r>
      <w:r w:rsidR="00A37D33" w:rsidRPr="0086731D">
        <w:rPr>
          <w:rFonts w:ascii="Arial" w:eastAsia="HGSｺﾞｼｯｸM" w:hAnsi="Arial" w:cs="Arial" w:hint="eastAsia"/>
        </w:rPr>
        <w:t>代名詞的なモチーフでした。</w:t>
      </w:r>
    </w:p>
    <w:p w14:paraId="712248A8" w14:textId="77777777" w:rsidR="00A37D33" w:rsidRPr="0086731D" w:rsidRDefault="00A37D33" w:rsidP="00A37D33">
      <w:pPr>
        <w:rPr>
          <w:rFonts w:ascii="Arial" w:eastAsia="HGSｺﾞｼｯｸM" w:hAnsi="Arial" w:cs="Arial"/>
        </w:rPr>
      </w:pPr>
    </w:p>
    <w:p w14:paraId="4B4A5742" w14:textId="77777777" w:rsidR="00A37D33" w:rsidRPr="0086731D" w:rsidRDefault="00A37D33" w:rsidP="00A37D33">
      <w:pPr>
        <w:rPr>
          <w:rFonts w:ascii="Arial" w:eastAsia="HGSｺﾞｼｯｸM" w:hAnsi="Arial" w:cs="Arial"/>
        </w:rPr>
      </w:pPr>
    </w:p>
    <w:p w14:paraId="1617857F" w14:textId="12A8ABA6" w:rsidR="00A37D33" w:rsidRPr="0086731D" w:rsidRDefault="00A2664A" w:rsidP="00A94BE0">
      <w:pPr>
        <w:rPr>
          <w:rFonts w:ascii="Arial" w:eastAsia="HGSｺﾞｼｯｸM" w:hAnsi="Arial" w:cs="Arial"/>
        </w:rPr>
      </w:pPr>
      <w:ins w:id="15" w:author="TRIVECTOR" w:date="2026-03-03T12:23:00Z" w16du:dateUtc="2026-03-03T03:23:00Z">
        <w:r>
          <w:rPr>
            <w:rFonts w:ascii="Arial" w:eastAsia="HGSｺﾞｼｯｸM" w:hAnsi="Arial" w:cs="Arial" w:hint="eastAsia"/>
            <w:b/>
          </w:rPr>
          <w:t>3</w:t>
        </w:r>
      </w:ins>
      <w:ins w:id="16" w:author="TRIVECTOR" w:date="2026-03-03T12:24:00Z" w16du:dateUtc="2026-03-03T03:24:00Z">
        <w:r>
          <w:rPr>
            <w:rFonts w:ascii="Arial" w:eastAsia="HGSｺﾞｼｯｸM" w:hAnsi="Arial" w:cs="Arial" w:hint="eastAsia"/>
            <w:b/>
          </w:rPr>
          <w:t xml:space="preserve"> </w:t>
        </w:r>
      </w:ins>
      <w:r w:rsidR="00A37D33" w:rsidRPr="0086731D">
        <w:rPr>
          <w:rFonts w:ascii="Arial" w:eastAsia="HGSｺﾞｼｯｸM" w:hAnsi="Arial" w:cs="Arial" w:hint="eastAsia"/>
          <w:b/>
        </w:rPr>
        <w:t>山口</w:t>
      </w:r>
      <w:r w:rsidR="00A37D33" w:rsidRPr="00456089">
        <w:rPr>
          <w:rFonts w:ascii="Arial" w:eastAsia="HGSｺﾞｼｯｸM" w:hAnsi="Arial" w:cs="Arial" w:hint="eastAsia"/>
          <w:b/>
          <w:highlight w:val="magenta"/>
          <w:rPrChange w:id="17" w:author="TRIVECTOR" w:date="2026-03-03T11:51:00Z" w16du:dateUtc="2026-03-03T02:51:00Z">
            <w:rPr>
              <w:rFonts w:ascii="Arial" w:eastAsia="HGSｺﾞｼｯｸM" w:hAnsi="Arial" w:cs="Arial" w:hint="eastAsia"/>
              <w:b/>
            </w:rPr>
          </w:rPrChange>
        </w:rPr>
        <w:t>勝弘</w:t>
      </w:r>
      <w:r w:rsidR="00A94BE0" w:rsidRPr="00651BE5">
        <w:rPr>
          <w:rFonts w:ascii="Arial" w:eastAsia="HGSｺﾞｼｯｸM" w:hAnsi="Arial" w:cs="Arial" w:hint="eastAsia"/>
          <w:b/>
          <w:highlight w:val="yellow"/>
        </w:rPr>
        <w:t>，</w:t>
      </w:r>
      <w:r w:rsidR="00A94BE0" w:rsidRPr="00A94BE0">
        <w:rPr>
          <w:rFonts w:ascii="Arial" w:eastAsia="HGSｺﾞｼｯｸM" w:hAnsi="Arial" w:cs="Arial" w:hint="eastAsia"/>
          <w:b/>
        </w:rPr>
        <w:t>作</w:t>
      </w:r>
      <w:r w:rsidR="00387C21">
        <w:rPr>
          <w:rFonts w:ascii="Arial" w:eastAsia="HGSｺﾞｼｯｸM" w:hAnsi="Arial" w:cs="Arial" w:hint="eastAsia"/>
          <w:b/>
        </w:rPr>
        <w:t>、</w:t>
      </w:r>
      <w:r w:rsidR="00A37D33" w:rsidRPr="0086731D">
        <w:rPr>
          <w:rFonts w:ascii="Arial" w:eastAsia="HGSｺﾞｼｯｸM" w:hAnsi="Arial" w:cs="Arial" w:hint="eastAsia"/>
          <w:b/>
        </w:rPr>
        <w:t>《ヴィトリーヌ</w:t>
      </w:r>
      <w:r w:rsidR="00A94BE0" w:rsidRPr="00A94BE0">
        <w:rPr>
          <w:rFonts w:ascii="Arial" w:eastAsia="HGSｺﾞｼｯｸM" w:hAnsi="Arial" w:cs="Arial" w:hint="eastAsia"/>
          <w:highlight w:val="yellow"/>
        </w:rPr>
        <w:t>，</w:t>
      </w:r>
      <w:r w:rsidR="00A37D33" w:rsidRPr="0086731D">
        <w:rPr>
          <w:rFonts w:ascii="Arial" w:eastAsia="HGSｺﾞｼｯｸM" w:hAnsi="Arial" w:cs="Arial" w:hint="eastAsia"/>
          <w:b/>
        </w:rPr>
        <w:t>サルゴン王の像》</w:t>
      </w:r>
      <w:r w:rsidR="001425AC" w:rsidRPr="001425AC">
        <w:rPr>
          <w:rFonts w:ascii="Arial" w:eastAsia="HGSｺﾞｼｯｸM" w:hAnsi="Arial" w:cs="Arial" w:hint="eastAsia"/>
          <w:b/>
          <w:highlight w:val="yellow"/>
        </w:rPr>
        <w:t>。</w:t>
      </w:r>
      <w:r w:rsidR="001425AC" w:rsidRPr="00326E9B">
        <w:rPr>
          <w:rFonts w:ascii="Arial" w:eastAsia="HGSｺﾞｼｯｸM" w:hAnsi="Arial" w:cs="Arial" w:hint="eastAsia"/>
          <w:b/>
          <w:highlight w:val="yellow"/>
        </w:rPr>
        <w:t>，</w:t>
      </w:r>
      <w:r w:rsidR="00A37D33" w:rsidRPr="0086731D">
        <w:rPr>
          <w:rFonts w:ascii="Arial" w:eastAsia="HGSｺﾞｼｯｸM" w:hAnsi="Arial" w:cs="Arial" w:hint="eastAsia"/>
        </w:rPr>
        <w:t>画面を覆うのは、波状の縞模様をもつモールガラス。厚みの違いがレンズのように作用し、部位ごとに異なる拡大・縮小・屈折の効果をもたらすために、奥にある二枚のガラス板の各層に描かれた</w:t>
      </w:r>
      <w:r w:rsidR="00AF1B99" w:rsidRPr="00326E9B">
        <w:rPr>
          <w:rFonts w:ascii="Arial" w:eastAsia="HGSｺﾞｼｯｸM" w:hAnsi="Arial" w:cs="Arial" w:hint="eastAsia"/>
          <w:b/>
          <w:highlight w:val="yellow"/>
        </w:rPr>
        <w:t>，</w:t>
      </w:r>
      <w:r w:rsidR="00A37D33" w:rsidRPr="0086731D">
        <w:rPr>
          <w:rFonts w:ascii="Arial" w:eastAsia="HGSｺﾞｼｯｸM" w:hAnsi="Arial" w:cs="Arial" w:hint="eastAsia"/>
        </w:rPr>
        <w:t>幾何学的なイメージの見え方は、観る角度によって変化します。</w:t>
      </w:r>
      <w:r w:rsidR="00A94BE0" w:rsidRPr="00A94BE0">
        <w:rPr>
          <w:rFonts w:ascii="Arial" w:eastAsia="HGSｺﾞｼｯｸM" w:hAnsi="Arial" w:cs="Arial" w:hint="eastAsia"/>
          <w:highlight w:val="yellow"/>
        </w:rPr>
        <w:t>，</w:t>
      </w:r>
      <w:r w:rsidR="00A37D33" w:rsidRPr="0086731D">
        <w:rPr>
          <w:rFonts w:ascii="Arial" w:eastAsia="HGSｺﾞｼｯｸM" w:hAnsi="Arial" w:cs="Arial" w:hint="eastAsia"/>
        </w:rPr>
        <w:t>鑑賞者が動くことで姿を変えるこの形式の作品に、ショーウインドウを意味する</w:t>
      </w:r>
      <w:r w:rsidR="001425AC" w:rsidRPr="001425AC">
        <w:rPr>
          <w:rFonts w:ascii="Arial" w:eastAsia="HGSｺﾞｼｯｸM" w:hAnsi="Arial" w:cs="Arial" w:hint="eastAsia"/>
          <w:highlight w:val="yellow"/>
        </w:rPr>
        <w:t>，</w:t>
      </w:r>
      <w:r w:rsidR="00A37D33" w:rsidRPr="0086731D">
        <w:rPr>
          <w:rFonts w:ascii="Arial" w:eastAsia="HGSｺﾞｼｯｸM" w:hAnsi="Arial" w:cs="Arial" w:hint="eastAsia"/>
        </w:rPr>
        <w:t>「ヴィトリーヌ」</w:t>
      </w:r>
      <w:r w:rsidR="001425AC" w:rsidRPr="001425AC">
        <w:rPr>
          <w:rFonts w:ascii="Arial" w:eastAsia="HGSｺﾞｼｯｸM" w:hAnsi="Arial" w:cs="Arial" w:hint="eastAsia"/>
          <w:highlight w:val="yellow"/>
        </w:rPr>
        <w:t>，</w:t>
      </w:r>
      <w:r w:rsidR="00A37D33" w:rsidRPr="0086731D">
        <w:rPr>
          <w:rFonts w:ascii="Arial" w:eastAsia="HGSｺﾞｼｯｸM" w:hAnsi="Arial" w:cs="Arial" w:hint="eastAsia"/>
        </w:rPr>
        <w:t>の名を与えたのは、グループ「</w:t>
      </w:r>
      <w:commentRangeStart w:id="18"/>
      <w:r w:rsidR="00A37D33" w:rsidRPr="0086731D">
        <w:rPr>
          <w:rFonts w:ascii="Arial" w:eastAsia="HGSｺﾞｼｯｸM" w:hAnsi="Arial" w:cs="Arial" w:hint="eastAsia"/>
        </w:rPr>
        <w:t>実験工房</w:t>
      </w:r>
      <w:commentRangeEnd w:id="18"/>
      <w:r w:rsidR="00A94BE0" w:rsidRPr="0086731D">
        <w:rPr>
          <w:rStyle w:val="aa"/>
          <w:rFonts w:ascii="Arial" w:eastAsia="HGSｺﾞｼｯｸM" w:hAnsi="Arial" w:cs="Arial" w:hint="eastAsia"/>
          <w:sz w:val="21"/>
          <w:szCs w:val="22"/>
        </w:rPr>
        <w:commentReference w:id="18"/>
      </w:r>
      <w:r w:rsidR="00A37D33" w:rsidRPr="0086731D">
        <w:rPr>
          <w:rFonts w:ascii="Arial" w:eastAsia="HGSｺﾞｼｯｸM" w:hAnsi="Arial" w:cs="Arial" w:hint="eastAsia"/>
        </w:rPr>
        <w:t>」</w:t>
      </w:r>
      <w:r w:rsidR="001425AC" w:rsidRPr="001425AC">
        <w:rPr>
          <w:rFonts w:ascii="Arial" w:eastAsia="HGSｺﾞｼｯｸM" w:hAnsi="Arial" w:cs="Arial" w:hint="eastAsia"/>
          <w:highlight w:val="yellow"/>
        </w:rPr>
        <w:t>，</w:t>
      </w:r>
      <w:r w:rsidR="00A37D33" w:rsidRPr="0086731D">
        <w:rPr>
          <w:rFonts w:ascii="Arial" w:eastAsia="HGSｺﾞｼｯｸM" w:hAnsi="Arial" w:cs="Arial" w:hint="eastAsia"/>
        </w:rPr>
        <w:t>を批評を通じて</w:t>
      </w:r>
      <w:r w:rsidR="00A37D33" w:rsidRPr="00456089">
        <w:rPr>
          <w:rFonts w:ascii="Arial" w:eastAsia="HGSｺﾞｼｯｸM" w:hAnsi="Arial" w:cs="Arial" w:hint="eastAsia"/>
          <w:highlight w:val="magenta"/>
          <w:rPrChange w:id="19" w:author="TRIVECTOR" w:date="2026-03-03T11:52:00Z" w16du:dateUtc="2026-03-03T02:52:00Z">
            <w:rPr>
              <w:rFonts w:ascii="Arial" w:eastAsia="HGSｺﾞｼｯｸM" w:hAnsi="Arial" w:cs="Arial" w:hint="eastAsia"/>
            </w:rPr>
          </w:rPrChange>
        </w:rPr>
        <w:t>支援した</w:t>
      </w:r>
      <w:r w:rsidR="00A37D33" w:rsidRPr="0086731D">
        <w:rPr>
          <w:rFonts w:ascii="Arial" w:eastAsia="HGSｺﾞｼｯｸM" w:hAnsi="Arial" w:cs="Arial" w:hint="eastAsia"/>
        </w:rPr>
        <w:t>瀧口修造でした。古代メソポタミアの王の名を冠するタイトルは、前年に制作した</w:t>
      </w:r>
      <w:r w:rsidR="001425AC" w:rsidRPr="001425AC">
        <w:rPr>
          <w:rFonts w:ascii="Arial" w:eastAsia="HGSｺﾞｼｯｸM" w:hAnsi="Arial" w:cs="Arial" w:hint="eastAsia"/>
          <w:highlight w:val="yellow"/>
        </w:rPr>
        <w:t>，</w:t>
      </w:r>
      <w:r w:rsidR="00A37D33" w:rsidRPr="0086731D">
        <w:rPr>
          <w:rFonts w:ascii="Arial" w:eastAsia="HGSｺﾞｼｯｸM" w:hAnsi="Arial" w:cs="Arial" w:hint="eastAsia"/>
        </w:rPr>
        <w:t>《ヴィトリーヌ</w:t>
      </w:r>
      <w:r w:rsidR="00A94BE0" w:rsidRPr="00A94BE0">
        <w:rPr>
          <w:rFonts w:ascii="Arial" w:eastAsia="HGSｺﾞｼｯｸM" w:hAnsi="Arial" w:cs="Arial" w:hint="eastAsia"/>
          <w:highlight w:val="yellow"/>
        </w:rPr>
        <w:t>，</w:t>
      </w:r>
      <w:r w:rsidR="00A37D33" w:rsidRPr="0086731D">
        <w:rPr>
          <w:rFonts w:ascii="Arial" w:eastAsia="HGSｺﾞｼｯｸM" w:hAnsi="Arial" w:cs="Arial"/>
        </w:rPr>
        <w:t>古代》</w:t>
      </w:r>
      <w:r w:rsidR="001425AC" w:rsidRPr="001425AC">
        <w:rPr>
          <w:rFonts w:ascii="Arial" w:eastAsia="HGSｺﾞｼｯｸM" w:hAnsi="Arial" w:cs="Arial" w:hint="eastAsia"/>
          <w:highlight w:val="yellow"/>
        </w:rPr>
        <w:t>，</w:t>
      </w:r>
      <w:r w:rsidR="00A37D33" w:rsidRPr="0086731D">
        <w:rPr>
          <w:rFonts w:ascii="Arial" w:eastAsia="HGSｺﾞｼｯｸM" w:hAnsi="Arial" w:cs="Arial"/>
        </w:rPr>
        <w:t>と共通する着想源を想像させます。</w:t>
      </w:r>
    </w:p>
    <w:p w14:paraId="22CD5D88" w14:textId="77777777" w:rsidR="00A37D33" w:rsidRDefault="00A37D33" w:rsidP="00A37D33">
      <w:pPr>
        <w:rPr>
          <w:rFonts w:ascii="Arial" w:eastAsia="HGSｺﾞｼｯｸM" w:hAnsi="Arial" w:cs="Arial"/>
        </w:rPr>
      </w:pPr>
    </w:p>
    <w:p w14:paraId="47D31446" w14:textId="77777777" w:rsidR="001F0305" w:rsidRPr="0086731D" w:rsidRDefault="001F0305" w:rsidP="00A37D33">
      <w:pPr>
        <w:rPr>
          <w:rFonts w:ascii="Arial" w:eastAsia="HGSｺﾞｼｯｸM" w:hAnsi="Arial" w:cs="Arial"/>
        </w:rPr>
      </w:pPr>
    </w:p>
    <w:p w14:paraId="262C7F1E" w14:textId="195A2300" w:rsidR="00A37D33" w:rsidRPr="0086731D" w:rsidRDefault="00A2664A" w:rsidP="00387C21">
      <w:pPr>
        <w:rPr>
          <w:rFonts w:ascii="Arial" w:eastAsia="HGSｺﾞｼｯｸM" w:hAnsi="Arial" w:cs="Arial"/>
        </w:rPr>
      </w:pPr>
      <w:ins w:id="20" w:author="TRIVECTOR" w:date="2026-03-03T12:23:00Z" w16du:dateUtc="2026-03-03T03:23:00Z">
        <w:r>
          <w:rPr>
            <w:rFonts w:ascii="Arial" w:eastAsia="HGSｺﾞｼｯｸM" w:hAnsi="Arial" w:cs="Arial" w:hint="eastAsia"/>
            <w:b/>
          </w:rPr>
          <w:t>4</w:t>
        </w:r>
      </w:ins>
      <w:ins w:id="21" w:author="TRIVECTOR" w:date="2026-03-03T12:24:00Z" w16du:dateUtc="2026-03-03T03:24:00Z">
        <w:r>
          <w:rPr>
            <w:rFonts w:ascii="Arial" w:eastAsia="HGSｺﾞｼｯｸM" w:hAnsi="Arial" w:cs="Arial" w:hint="eastAsia"/>
            <w:b/>
          </w:rPr>
          <w:t xml:space="preserve"> </w:t>
        </w:r>
      </w:ins>
      <w:commentRangeStart w:id="22"/>
      <w:r w:rsidR="00A37D33" w:rsidRPr="0086731D">
        <w:rPr>
          <w:rFonts w:ascii="Arial" w:eastAsia="HGSｺﾞｼｯｸM" w:hAnsi="Arial" w:cs="Arial" w:hint="eastAsia"/>
          <w:b/>
        </w:rPr>
        <w:t>瑛九</w:t>
      </w:r>
      <w:commentRangeEnd w:id="22"/>
      <w:r w:rsidR="008B0A49" w:rsidRPr="00651BE5">
        <w:rPr>
          <w:rStyle w:val="aa"/>
          <w:rFonts w:ascii="Arial" w:eastAsia="HGSｺﾞｼｯｸM" w:hAnsi="Arial" w:cs="Arial" w:hint="eastAsia"/>
          <w:b/>
          <w:sz w:val="21"/>
          <w:szCs w:val="22"/>
          <w:highlight w:val="yellow"/>
        </w:rPr>
        <w:commentReference w:id="22"/>
      </w:r>
      <w:r w:rsidR="00387C21" w:rsidRPr="00651BE5">
        <w:rPr>
          <w:rFonts w:ascii="Arial" w:eastAsia="HGSｺﾞｼｯｸM" w:hAnsi="Arial" w:cs="Arial" w:hint="eastAsia"/>
          <w:b/>
          <w:highlight w:val="yellow"/>
        </w:rPr>
        <w:t>，</w:t>
      </w:r>
      <w:r w:rsidR="00387C21" w:rsidRPr="00A94BE0">
        <w:rPr>
          <w:rFonts w:ascii="Arial" w:eastAsia="HGSｺﾞｼｯｸM" w:hAnsi="Arial" w:cs="Arial" w:hint="eastAsia"/>
          <w:b/>
        </w:rPr>
        <w:t>作</w:t>
      </w:r>
      <w:r w:rsidR="00387C21" w:rsidRPr="007D2897">
        <w:rPr>
          <w:rFonts w:ascii="Arial" w:eastAsia="HGSｺﾞｼｯｸM" w:hAnsi="Arial" w:cs="Arial" w:hint="eastAsia"/>
          <w:b/>
        </w:rPr>
        <w:t>、</w:t>
      </w:r>
      <w:r w:rsidR="00A37D33" w:rsidRPr="0086731D">
        <w:rPr>
          <w:rFonts w:ascii="Arial" w:eastAsia="HGSｺﾞｼｯｸM" w:hAnsi="Arial" w:cs="Arial" w:hint="eastAsia"/>
          <w:b/>
        </w:rPr>
        <w:t>《影》</w:t>
      </w:r>
      <w:r w:rsidR="001425AC" w:rsidRPr="001425AC">
        <w:rPr>
          <w:rFonts w:ascii="Arial" w:eastAsia="HGSｺﾞｼｯｸM" w:hAnsi="Arial" w:cs="Arial" w:hint="eastAsia"/>
          <w:b/>
          <w:highlight w:val="yellow"/>
        </w:rPr>
        <w:t>。</w:t>
      </w:r>
      <w:r w:rsidR="001425AC" w:rsidRPr="00326E9B">
        <w:rPr>
          <w:rFonts w:ascii="Arial" w:eastAsia="HGSｺﾞｼｯｸM" w:hAnsi="Arial" w:cs="Arial" w:hint="eastAsia"/>
          <w:b/>
          <w:highlight w:val="yellow"/>
        </w:rPr>
        <w:t>，</w:t>
      </w:r>
      <w:r w:rsidR="00A37D33" w:rsidRPr="0086731D">
        <w:rPr>
          <w:rFonts w:ascii="Arial" w:eastAsia="HGSｺﾞｼｯｸM" w:hAnsi="Arial" w:cs="Arial" w:hint="eastAsia"/>
        </w:rPr>
        <w:t>黄と緑、それらの中間色を基調に、青と茶系統の色も含んだ、無数の点が画面を覆っています。瑛九は晩年に、碁石のような丸や色斑をモチーフとする抽象画を描き始め、それらは次第に細かい点に解消されていき、亡くなる年には</w:t>
      </w:r>
      <w:r w:rsidR="00AF1B99" w:rsidRPr="00326E9B">
        <w:rPr>
          <w:rFonts w:ascii="Arial" w:eastAsia="HGSｺﾞｼｯｸM" w:hAnsi="Arial" w:cs="Arial" w:hint="eastAsia"/>
          <w:b/>
          <w:highlight w:val="yellow"/>
        </w:rPr>
        <w:t>，</w:t>
      </w:r>
      <w:r w:rsidR="00A37D33" w:rsidRPr="0086731D">
        <w:rPr>
          <w:rFonts w:ascii="Arial" w:eastAsia="HGSｺﾞｼｯｸM" w:hAnsi="Arial" w:cs="Arial" w:hint="eastAsia"/>
        </w:rPr>
        <w:t>ほぼ点のみで描く絵画に到達しました。その前年に描かれた</w:t>
      </w:r>
      <w:r w:rsidR="00A37D33" w:rsidRPr="00E01E2D">
        <w:rPr>
          <w:rFonts w:ascii="Arial" w:eastAsia="HGSｺﾞｼｯｸM" w:hAnsi="Arial" w:cs="Arial" w:hint="eastAsia"/>
          <w:highlight w:val="magenta"/>
          <w:rPrChange w:id="23" w:author="TRIVECTOR" w:date="2026-03-03T11:53:00Z" w16du:dateUtc="2026-03-03T02:53:00Z">
            <w:rPr>
              <w:rFonts w:ascii="Arial" w:eastAsia="HGSｺﾞｼｯｸM" w:hAnsi="Arial" w:cs="Arial" w:hint="eastAsia"/>
            </w:rPr>
          </w:rPrChange>
        </w:rPr>
        <w:t>本作品</w:t>
      </w:r>
      <w:r w:rsidR="00A37D33" w:rsidRPr="0086731D">
        <w:rPr>
          <w:rFonts w:ascii="Arial" w:eastAsia="HGSｺﾞｼｯｸM" w:hAnsi="Arial" w:cs="Arial" w:hint="eastAsia"/>
        </w:rPr>
        <w:t>は、点よりは少し大きな、ある方向性をもったタッチを主体に描かれています。その</w:t>
      </w:r>
      <w:r w:rsidR="00A37D33" w:rsidRPr="00E01E2D">
        <w:rPr>
          <w:rFonts w:ascii="Arial" w:eastAsia="HGSｺﾞｼｯｸM" w:hAnsi="Arial" w:cs="Arial" w:hint="eastAsia"/>
          <w:highlight w:val="magenta"/>
          <w:rPrChange w:id="24" w:author="TRIVECTOR" w:date="2026-03-03T11:53:00Z" w16du:dateUtc="2026-03-03T02:53:00Z">
            <w:rPr>
              <w:rFonts w:ascii="Arial" w:eastAsia="HGSｺﾞｼｯｸM" w:hAnsi="Arial" w:cs="Arial" w:hint="eastAsia"/>
            </w:rPr>
          </w:rPrChange>
        </w:rPr>
        <w:t>大きさ</w:t>
      </w:r>
      <w:r w:rsidR="00A37D33" w:rsidRPr="0086731D">
        <w:rPr>
          <w:rFonts w:ascii="Arial" w:eastAsia="HGSｺﾞｼｯｸM" w:hAnsi="Arial" w:cs="Arial" w:hint="eastAsia"/>
        </w:rPr>
        <w:t>や密度は一定ではなく、画面に動きをもたらしています。特に大きなタッチの集まる箇所は、空間の向こう側でうごめく、生きたエネルギーの存在を感じさせます。</w:t>
      </w:r>
    </w:p>
    <w:p w14:paraId="4346B019" w14:textId="77777777" w:rsidR="00014434" w:rsidRPr="0086731D" w:rsidRDefault="00014434" w:rsidP="00A37D33">
      <w:pPr>
        <w:rPr>
          <w:rFonts w:ascii="Arial" w:eastAsia="HGSｺﾞｼｯｸM" w:hAnsi="Arial" w:cs="Arial"/>
        </w:rPr>
      </w:pPr>
    </w:p>
    <w:p w14:paraId="21B0BBD5" w14:textId="77777777" w:rsidR="00A37D33" w:rsidRPr="0086731D" w:rsidRDefault="00A37D33" w:rsidP="00A37D33">
      <w:pPr>
        <w:rPr>
          <w:rFonts w:ascii="Arial" w:eastAsia="HGSｺﾞｼｯｸM" w:hAnsi="Arial" w:cs="Arial"/>
        </w:rPr>
      </w:pPr>
    </w:p>
    <w:p w14:paraId="1D9DA1D8" w14:textId="505D79F5" w:rsidR="00AF1B99" w:rsidRPr="0086731D" w:rsidRDefault="00A2664A" w:rsidP="00E26FDB">
      <w:pPr>
        <w:rPr>
          <w:rFonts w:ascii="Arial" w:eastAsia="HGSｺﾞｼｯｸM" w:hAnsi="Arial" w:cs="Arial"/>
        </w:rPr>
      </w:pPr>
      <w:ins w:id="25" w:author="TRIVECTOR" w:date="2026-03-03T12:24:00Z" w16du:dateUtc="2026-03-03T03:24:00Z">
        <w:r>
          <w:rPr>
            <w:rFonts w:ascii="Arial" w:eastAsia="HGSｺﾞｼｯｸM" w:hAnsi="Arial" w:cs="Arial" w:hint="eastAsia"/>
            <w:b/>
            <w:highlight w:val="magenta"/>
          </w:rPr>
          <w:lastRenderedPageBreak/>
          <w:t xml:space="preserve">5 </w:t>
        </w:r>
      </w:ins>
      <w:r w:rsidR="00A37D33" w:rsidRPr="00E01E2D">
        <w:rPr>
          <w:rFonts w:ascii="Arial" w:eastAsia="HGSｺﾞｼｯｸM" w:hAnsi="Arial" w:cs="Arial" w:hint="eastAsia"/>
          <w:b/>
          <w:highlight w:val="magenta"/>
          <w:rPrChange w:id="26" w:author="TRIVECTOR" w:date="2026-03-03T11:54:00Z" w16du:dateUtc="2026-03-03T02:54:00Z">
            <w:rPr>
              <w:rFonts w:ascii="Arial" w:eastAsia="HGSｺﾞｼｯｸM" w:hAnsi="Arial" w:cs="Arial" w:hint="eastAsia"/>
              <w:b/>
            </w:rPr>
          </w:rPrChange>
        </w:rPr>
        <w:t>三岸好太郎</w:t>
      </w:r>
      <w:r w:rsidR="007D2897" w:rsidRPr="00651BE5">
        <w:rPr>
          <w:rFonts w:ascii="Arial" w:eastAsia="HGSｺﾞｼｯｸM" w:hAnsi="Arial" w:cs="Arial" w:hint="eastAsia"/>
          <w:b/>
          <w:highlight w:val="yellow"/>
        </w:rPr>
        <w:t>，</w:t>
      </w:r>
      <w:r w:rsidR="007D2897" w:rsidRPr="00A94BE0">
        <w:rPr>
          <w:rFonts w:ascii="Arial" w:eastAsia="HGSｺﾞｼｯｸM" w:hAnsi="Arial" w:cs="Arial" w:hint="eastAsia"/>
          <w:b/>
        </w:rPr>
        <w:t>作</w:t>
      </w:r>
      <w:r w:rsidR="007D2897" w:rsidRPr="007D2897">
        <w:rPr>
          <w:rFonts w:ascii="Arial" w:eastAsia="HGSｺﾞｼｯｸM" w:hAnsi="Arial" w:cs="Arial" w:hint="eastAsia"/>
          <w:b/>
        </w:rPr>
        <w:t>、</w:t>
      </w:r>
      <w:r w:rsidR="00A37D33" w:rsidRPr="0086731D">
        <w:rPr>
          <w:rFonts w:ascii="Arial" w:eastAsia="HGSｺﾞｼｯｸM" w:hAnsi="Arial" w:cs="Arial" w:hint="eastAsia"/>
          <w:b/>
        </w:rPr>
        <w:t>《オーケストラ》</w:t>
      </w:r>
      <w:r w:rsidR="001425AC" w:rsidRPr="001425AC">
        <w:rPr>
          <w:rFonts w:ascii="Arial" w:eastAsia="HGSｺﾞｼｯｸM" w:hAnsi="Arial" w:cs="Arial" w:hint="eastAsia"/>
          <w:b/>
          <w:highlight w:val="yellow"/>
        </w:rPr>
        <w:t>。</w:t>
      </w:r>
      <w:r w:rsidR="001425AC" w:rsidRPr="00326E9B">
        <w:rPr>
          <w:rFonts w:ascii="Arial" w:eastAsia="HGSｺﾞｼｯｸM" w:hAnsi="Arial" w:cs="Arial" w:hint="eastAsia"/>
          <w:b/>
          <w:highlight w:val="yellow"/>
        </w:rPr>
        <w:t>，</w:t>
      </w:r>
      <w:r w:rsidR="00A37D33" w:rsidRPr="0086731D">
        <w:rPr>
          <w:rFonts w:ascii="Arial" w:eastAsia="HGSｺﾞｼｯｸM" w:hAnsi="Arial" w:cs="Arial" w:hint="eastAsia"/>
        </w:rPr>
        <w:t>楕円形に縁取られた舞台上で、黒い線で描かれた指揮者と弦楽奏者が曲を奏でています。</w:t>
      </w:r>
      <w:r w:rsidR="00A37D33" w:rsidRPr="00E01E2D">
        <w:rPr>
          <w:rFonts w:ascii="Arial" w:eastAsia="HGSｺﾞｼｯｸM" w:hAnsi="Arial" w:cs="Arial" w:hint="eastAsia"/>
          <w:highlight w:val="magenta"/>
          <w:rPrChange w:id="27" w:author="TRIVECTOR" w:date="2026-03-03T11:54:00Z" w16du:dateUtc="2026-03-03T02:54:00Z">
            <w:rPr>
              <w:rFonts w:ascii="Arial" w:eastAsia="HGSｺﾞｼｯｸM" w:hAnsi="Arial" w:cs="Arial" w:hint="eastAsia"/>
            </w:rPr>
          </w:rPrChange>
        </w:rPr>
        <w:t>絵具</w:t>
      </w:r>
      <w:r w:rsidR="00A37D33" w:rsidRPr="0086731D">
        <w:rPr>
          <w:rFonts w:ascii="Arial" w:eastAsia="HGSｺﾞｼｯｸM" w:hAnsi="Arial" w:cs="Arial" w:hint="eastAsia"/>
        </w:rPr>
        <w:t>が乾かないうちに</w:t>
      </w:r>
      <w:r w:rsidR="00AF1B99" w:rsidRPr="00326E9B">
        <w:rPr>
          <w:rFonts w:ascii="Arial" w:eastAsia="HGSｺﾞｼｯｸM" w:hAnsi="Arial" w:cs="Arial" w:hint="eastAsia"/>
          <w:b/>
          <w:highlight w:val="yellow"/>
        </w:rPr>
        <w:t>，</w:t>
      </w:r>
      <w:r w:rsidR="00A37D33" w:rsidRPr="0086731D">
        <w:rPr>
          <w:rFonts w:ascii="Arial" w:eastAsia="HGSｺﾞｼｯｸM" w:hAnsi="Arial" w:cs="Arial" w:hint="eastAsia"/>
        </w:rPr>
        <w:t>尖った器具で引っかいて描画した箇所もあり、赤い部分の上あたりには</w:t>
      </w:r>
      <w:r w:rsidR="00AF1B99" w:rsidRPr="00326E9B">
        <w:rPr>
          <w:rFonts w:ascii="Arial" w:eastAsia="HGSｺﾞｼｯｸM" w:hAnsi="Arial" w:cs="Arial" w:hint="eastAsia"/>
          <w:b/>
          <w:highlight w:val="yellow"/>
        </w:rPr>
        <w:t>，</w:t>
      </w:r>
      <w:r w:rsidR="00A37D33" w:rsidRPr="0086731D">
        <w:rPr>
          <w:rFonts w:ascii="Arial" w:eastAsia="HGSｺﾞｼｯｸM" w:hAnsi="Arial" w:cs="Arial" w:hint="eastAsia"/>
        </w:rPr>
        <w:t>管楽奏者の姿が確認できます。</w:t>
      </w:r>
      <w:r w:rsidR="00E26FDB" w:rsidRPr="00651BE5">
        <w:rPr>
          <w:rFonts w:ascii="Arial" w:eastAsia="HGSｺﾞｼｯｸM" w:hAnsi="Arial" w:cs="Arial" w:hint="eastAsia"/>
          <w:b/>
          <w:highlight w:val="yellow"/>
        </w:rPr>
        <w:t>，</w:t>
      </w:r>
      <w:r w:rsidR="00A37D33" w:rsidRPr="00E01E2D">
        <w:rPr>
          <w:rFonts w:ascii="Arial" w:eastAsia="HGSｺﾞｼｯｸM" w:hAnsi="Arial" w:cs="Arial" w:hint="eastAsia"/>
          <w:highlight w:val="magenta"/>
          <w:rPrChange w:id="28" w:author="TRIVECTOR" w:date="2026-03-03T11:54:00Z" w16du:dateUtc="2026-03-03T02:54:00Z">
            <w:rPr>
              <w:rFonts w:ascii="Arial" w:eastAsia="HGSｺﾞｼｯｸM" w:hAnsi="Arial" w:cs="Arial" w:hint="eastAsia"/>
            </w:rPr>
          </w:rPrChange>
        </w:rPr>
        <w:t>三岸好太郎</w:t>
      </w:r>
      <w:r w:rsidR="00A37D33" w:rsidRPr="0086731D">
        <w:rPr>
          <w:rFonts w:ascii="Arial" w:eastAsia="HGSｺﾞｼｯｸM" w:hAnsi="Arial" w:cs="Arial" w:hint="eastAsia"/>
        </w:rPr>
        <w:t>は、時間の経過の中で味わう音楽を、全体が瞬時に示される絵画に表すことの課題を意識しながら、この主題に挑みました。絵を見るとまず、油彩と線刻が織りなす絵肌、四角い画面と楕円形の縁の関係性、いくつかの色彩の塊が</w:t>
      </w:r>
      <w:r w:rsidR="00AF1B99" w:rsidRPr="00326E9B">
        <w:rPr>
          <w:rFonts w:ascii="Arial" w:eastAsia="HGSｺﾞｼｯｸM" w:hAnsi="Arial" w:cs="Arial" w:hint="eastAsia"/>
          <w:b/>
          <w:highlight w:val="yellow"/>
        </w:rPr>
        <w:t>，</w:t>
      </w:r>
      <w:r w:rsidR="00A37D33" w:rsidRPr="0086731D">
        <w:rPr>
          <w:rFonts w:ascii="Arial" w:eastAsia="HGSｺﾞｼｯｸM" w:hAnsi="Arial" w:cs="Arial" w:hint="eastAsia"/>
        </w:rPr>
        <w:t>和音のように響きます。そして眺めるうちに、自在な線描がリズムの感覚を喚起し、音楽のもつ時間的な幅も感じさせます。</w:t>
      </w:r>
    </w:p>
    <w:p w14:paraId="1522455A" w14:textId="77777777" w:rsidR="00A37D33" w:rsidRDefault="00A37D33" w:rsidP="00A37D33">
      <w:pPr>
        <w:rPr>
          <w:rFonts w:ascii="Arial" w:eastAsia="HGSｺﾞｼｯｸM" w:hAnsi="Arial" w:cs="Arial"/>
        </w:rPr>
      </w:pPr>
    </w:p>
    <w:p w14:paraId="463AE131" w14:textId="77777777" w:rsidR="00E26FDB" w:rsidRPr="0086731D" w:rsidRDefault="00E26FDB" w:rsidP="00A37D33">
      <w:pPr>
        <w:rPr>
          <w:rFonts w:ascii="Arial" w:eastAsia="HGSｺﾞｼｯｸM" w:hAnsi="Arial" w:cs="Arial"/>
        </w:rPr>
      </w:pPr>
    </w:p>
    <w:p w14:paraId="498E5E1D" w14:textId="27F2C5C3" w:rsidR="00A37D33" w:rsidRPr="00E26FDB" w:rsidRDefault="00A2664A" w:rsidP="00E26FDB">
      <w:pPr>
        <w:rPr>
          <w:rFonts w:ascii="Arial" w:eastAsia="HGSｺﾞｼｯｸM" w:hAnsi="Arial" w:cs="Arial"/>
          <w:b/>
        </w:rPr>
      </w:pPr>
      <w:ins w:id="29" w:author="TRIVECTOR" w:date="2026-03-03T12:24:00Z" w16du:dateUtc="2026-03-03T03:24:00Z">
        <w:r>
          <w:rPr>
            <w:rFonts w:ascii="Arial" w:eastAsia="HGSｺﾞｼｯｸM" w:hAnsi="Arial" w:cs="Arial" w:hint="eastAsia"/>
            <w:b/>
          </w:rPr>
          <w:t xml:space="preserve">6 </w:t>
        </w:r>
      </w:ins>
      <w:commentRangeStart w:id="30"/>
      <w:r w:rsidR="00A37D33" w:rsidRPr="0086731D">
        <w:rPr>
          <w:rFonts w:ascii="Arial" w:eastAsia="HGSｺﾞｼｯｸM" w:hAnsi="Arial" w:cs="Arial" w:hint="eastAsia"/>
          <w:b/>
        </w:rPr>
        <w:t>神原泰</w:t>
      </w:r>
      <w:commentRangeEnd w:id="30"/>
      <w:r w:rsidR="00DC1075" w:rsidRPr="00651BE5">
        <w:rPr>
          <w:rStyle w:val="aa"/>
          <w:rFonts w:ascii="Arial" w:eastAsia="HGSｺﾞｼｯｸM" w:hAnsi="Arial" w:cs="Arial" w:hint="eastAsia"/>
          <w:b/>
          <w:sz w:val="21"/>
          <w:szCs w:val="22"/>
          <w:highlight w:val="yellow"/>
        </w:rPr>
        <w:commentReference w:id="30"/>
      </w:r>
      <w:r w:rsidR="00E26FDB" w:rsidRPr="00651BE5">
        <w:rPr>
          <w:rFonts w:ascii="Arial" w:eastAsia="HGSｺﾞｼｯｸM" w:hAnsi="Arial" w:cs="Arial" w:hint="eastAsia"/>
          <w:b/>
          <w:highlight w:val="yellow"/>
        </w:rPr>
        <w:t>，</w:t>
      </w:r>
      <w:r w:rsidR="00E26FDB" w:rsidRPr="00A94BE0">
        <w:rPr>
          <w:rFonts w:ascii="Arial" w:eastAsia="HGSｺﾞｼｯｸM" w:hAnsi="Arial" w:cs="Arial" w:hint="eastAsia"/>
          <w:b/>
        </w:rPr>
        <w:t>作</w:t>
      </w:r>
      <w:r w:rsidR="00E26FDB" w:rsidRPr="007D2897">
        <w:rPr>
          <w:rFonts w:ascii="Arial" w:eastAsia="HGSｺﾞｼｯｸM" w:hAnsi="Arial" w:cs="Arial" w:hint="eastAsia"/>
          <w:b/>
        </w:rPr>
        <w:t>、</w:t>
      </w:r>
      <w:r w:rsidR="00A37D33" w:rsidRPr="0086731D">
        <w:rPr>
          <w:rFonts w:ascii="Arial" w:eastAsia="HGSｺﾞｼｯｸM" w:hAnsi="Arial" w:cs="Arial" w:hint="eastAsia"/>
          <w:b/>
        </w:rPr>
        <w:t>《あるペシミストの手記</w:t>
      </w:r>
      <w:r w:rsidR="00DC1075" w:rsidRPr="00E26FDB">
        <w:rPr>
          <w:rFonts w:ascii="Arial" w:eastAsia="HGSｺﾞｼｯｸM" w:hAnsi="Arial" w:cs="Arial" w:hint="eastAsia"/>
          <w:b/>
          <w:highlight w:val="yellow"/>
        </w:rPr>
        <w:t>，</w:t>
      </w:r>
      <w:r w:rsidR="00A37D33" w:rsidRPr="0086731D">
        <w:rPr>
          <w:rFonts w:ascii="Arial" w:eastAsia="HGSｺﾞｼｯｸM" w:hAnsi="Arial" w:cs="Arial"/>
          <w:b/>
        </w:rPr>
        <w:t>第</w:t>
      </w:r>
      <w:r w:rsidR="00A37D33" w:rsidRPr="0086731D">
        <w:rPr>
          <w:rFonts w:ascii="Arial" w:eastAsia="HGSｺﾞｼｯｸM" w:hAnsi="Arial" w:cs="Arial"/>
          <w:b/>
        </w:rPr>
        <w:t>1</w:t>
      </w:r>
      <w:r w:rsidR="00A37D33" w:rsidRPr="0086731D">
        <w:rPr>
          <w:rFonts w:ascii="Arial" w:eastAsia="HGSｺﾞｼｯｸM" w:hAnsi="Arial" w:cs="Arial"/>
          <w:b/>
        </w:rPr>
        <w:t>番</w:t>
      </w:r>
      <w:r w:rsidR="00A37D33" w:rsidRPr="0086731D">
        <w:rPr>
          <w:rFonts w:ascii="Arial" w:eastAsia="HGSｺﾞｼｯｸM" w:hAnsi="Arial" w:cs="Arial" w:hint="eastAsia"/>
          <w:b/>
        </w:rPr>
        <w:t>》</w:t>
      </w:r>
      <w:r w:rsidR="001425AC" w:rsidRPr="001425AC">
        <w:rPr>
          <w:rFonts w:ascii="Arial" w:eastAsia="HGSｺﾞｼｯｸM" w:hAnsi="Arial" w:cs="Arial" w:hint="eastAsia"/>
          <w:b/>
          <w:highlight w:val="yellow"/>
        </w:rPr>
        <w:t>。</w:t>
      </w:r>
      <w:r w:rsidR="001425AC" w:rsidRPr="00326E9B">
        <w:rPr>
          <w:rFonts w:ascii="Arial" w:eastAsia="HGSｺﾞｼｯｸM" w:hAnsi="Arial" w:cs="Arial" w:hint="eastAsia"/>
          <w:b/>
          <w:highlight w:val="yellow"/>
        </w:rPr>
        <w:t>，</w:t>
      </w:r>
      <w:r w:rsidR="00A37D33" w:rsidRPr="0086731D">
        <w:rPr>
          <w:rFonts w:ascii="Arial" w:eastAsia="HGSｺﾞｼｯｸM" w:hAnsi="Arial" w:cs="Arial"/>
        </w:rPr>
        <w:t>何かの風景のようにも見えながら、特定の像を結ぶことはない、不定形の色彩の塊が</w:t>
      </w:r>
      <w:r w:rsidR="00A37D33" w:rsidRPr="0086731D">
        <w:rPr>
          <w:rFonts w:ascii="Arial" w:eastAsia="HGSｺﾞｼｯｸM" w:hAnsi="Arial" w:cs="Arial" w:hint="eastAsia"/>
        </w:rPr>
        <w:t>うごめ</w:t>
      </w:r>
      <w:r w:rsidR="00A37D33" w:rsidRPr="0086731D">
        <w:rPr>
          <w:rFonts w:ascii="Arial" w:eastAsia="HGSｺﾞｼｯｸM" w:hAnsi="Arial" w:cs="Arial"/>
        </w:rPr>
        <w:t>いています。</w:t>
      </w:r>
      <w:r w:rsidR="00A37D33" w:rsidRPr="00E01E2D">
        <w:rPr>
          <w:rFonts w:ascii="Arial" w:eastAsia="HGSｺﾞｼｯｸM" w:hAnsi="Arial" w:cs="Arial" w:hint="eastAsia"/>
          <w:highlight w:val="magenta"/>
          <w:rPrChange w:id="31" w:author="TRIVECTOR" w:date="2026-03-03T11:55:00Z" w16du:dateUtc="2026-03-03T02:55:00Z">
            <w:rPr>
              <w:rFonts w:ascii="Arial" w:eastAsia="HGSｺﾞｼｯｸM" w:hAnsi="Arial" w:cs="Arial" w:hint="eastAsia"/>
            </w:rPr>
          </w:rPrChange>
        </w:rPr>
        <w:t>神原泰</w:t>
      </w:r>
      <w:r w:rsidR="00A37D33" w:rsidRPr="0086731D">
        <w:rPr>
          <w:rFonts w:ascii="Arial" w:eastAsia="HGSｺﾞｼｯｸM" w:hAnsi="Arial" w:cs="Arial"/>
        </w:rPr>
        <w:t>は、画面を切子状に分割する</w:t>
      </w:r>
      <w:commentRangeStart w:id="32"/>
      <w:r w:rsidR="00A37D33" w:rsidRPr="0086731D">
        <w:rPr>
          <w:rFonts w:ascii="Arial" w:eastAsia="HGSｺﾞｼｯｸM" w:hAnsi="Arial" w:cs="Arial"/>
        </w:rPr>
        <w:t>未来派</w:t>
      </w:r>
      <w:commentRangeEnd w:id="32"/>
      <w:r w:rsidR="0073458C" w:rsidRPr="0086731D">
        <w:rPr>
          <w:rStyle w:val="aa"/>
          <w:rFonts w:ascii="Arial" w:eastAsia="HGSｺﾞｼｯｸM" w:hAnsi="Arial" w:cs="Arial"/>
          <w:sz w:val="21"/>
          <w:szCs w:val="22"/>
        </w:rPr>
        <w:commentReference w:id="32"/>
      </w:r>
      <w:r w:rsidR="00A37D33" w:rsidRPr="0086731D">
        <w:rPr>
          <w:rFonts w:ascii="Arial" w:eastAsia="HGSｺﾞｼｯｸM" w:hAnsi="Arial" w:cs="Arial"/>
        </w:rPr>
        <w:t>の絵画に通じていたほか、カンディンスキーの抽象画の理論も知っていました。そして、芸術の目的は</w:t>
      </w:r>
      <w:r w:rsidR="001425AC" w:rsidRPr="001425AC">
        <w:rPr>
          <w:rFonts w:ascii="Arial" w:eastAsia="HGSｺﾞｼｯｸM" w:hAnsi="Arial" w:cs="Arial" w:hint="eastAsia"/>
          <w:highlight w:val="yellow"/>
        </w:rPr>
        <w:t>，</w:t>
      </w:r>
      <w:r w:rsidR="00A37D33" w:rsidRPr="0086731D">
        <w:rPr>
          <w:rFonts w:ascii="Arial" w:eastAsia="HGSｺﾞｼｯｸM" w:hAnsi="Arial" w:cs="Arial"/>
        </w:rPr>
        <w:t>「生命の流動」の表現であると宣言して、創作活動を行っていました。</w:t>
      </w:r>
      <w:r w:rsidR="00E26FDB" w:rsidRPr="00E26FDB">
        <w:rPr>
          <w:rFonts w:ascii="Arial" w:eastAsia="HGSｺﾞｼｯｸM" w:hAnsi="Arial" w:cs="Arial" w:hint="eastAsia"/>
          <w:b/>
          <w:highlight w:val="yellow"/>
        </w:rPr>
        <w:t>，</w:t>
      </w:r>
      <w:r w:rsidR="00A37D33" w:rsidRPr="0086731D">
        <w:rPr>
          <w:rFonts w:ascii="Arial" w:eastAsia="HGSｺﾞｼｯｸM" w:hAnsi="Arial" w:cs="Arial"/>
        </w:rPr>
        <w:t>画題の「ペシミスト</w:t>
      </w:r>
      <w:r w:rsidR="001425AC" w:rsidRPr="001425AC">
        <w:rPr>
          <w:rFonts w:ascii="Arial" w:eastAsia="HGSｺﾞｼｯｸM" w:hAnsi="Arial" w:cs="Arial" w:hint="eastAsia"/>
          <w:highlight w:val="yellow"/>
        </w:rPr>
        <w:t>，</w:t>
      </w:r>
      <w:r w:rsidR="00A37D33" w:rsidRPr="0086731D">
        <w:rPr>
          <w:rFonts w:ascii="Arial" w:eastAsia="HGSｺﾞｼｯｸM" w:hAnsi="Arial" w:cs="Arial"/>
        </w:rPr>
        <w:t>（悲観主義者）」</w:t>
      </w:r>
      <w:r w:rsidR="001425AC" w:rsidRPr="001425AC">
        <w:rPr>
          <w:rFonts w:ascii="Arial" w:eastAsia="HGSｺﾞｼｯｸM" w:hAnsi="Arial" w:cs="Arial" w:hint="eastAsia"/>
          <w:highlight w:val="yellow"/>
        </w:rPr>
        <w:t>，</w:t>
      </w:r>
      <w:r w:rsidR="00A37D33" w:rsidRPr="0086731D">
        <w:rPr>
          <w:rFonts w:ascii="Arial" w:eastAsia="HGSｺﾞｼｯｸM" w:hAnsi="Arial" w:cs="Arial"/>
        </w:rPr>
        <w:t>は、神原の</w:t>
      </w:r>
      <w:r w:rsidR="00A37D33" w:rsidRPr="00E01E2D">
        <w:rPr>
          <w:rFonts w:ascii="Arial" w:eastAsia="HGSｺﾞｼｯｸM" w:hAnsi="Arial" w:cs="Arial" w:hint="eastAsia"/>
          <w:highlight w:val="magenta"/>
          <w:rPrChange w:id="33" w:author="TRIVECTOR" w:date="2026-03-03T11:55:00Z" w16du:dateUtc="2026-03-03T02:55:00Z">
            <w:rPr>
              <w:rFonts w:ascii="Arial" w:eastAsia="HGSｺﾞｼｯｸM" w:hAnsi="Arial" w:cs="Arial" w:hint="eastAsia"/>
            </w:rPr>
          </w:rPrChange>
        </w:rPr>
        <w:t>詩</w:t>
      </w:r>
      <w:r w:rsidR="00A37D33" w:rsidRPr="0086731D">
        <w:rPr>
          <w:rFonts w:ascii="Arial" w:eastAsia="HGSｺﾞｼｯｸM" w:hAnsi="Arial" w:cs="Arial"/>
        </w:rPr>
        <w:t>の世界を連想させ、不安で複雑な画家自身の精神状態の表現とも読み取れます。一方で、当時の神原はグループ「アクション」</w:t>
      </w:r>
      <w:r w:rsidR="001425AC" w:rsidRPr="001425AC">
        <w:rPr>
          <w:rFonts w:ascii="Arial" w:eastAsia="HGSｺﾞｼｯｸM" w:hAnsi="Arial" w:cs="Arial" w:hint="eastAsia"/>
          <w:highlight w:val="yellow"/>
        </w:rPr>
        <w:t>，</w:t>
      </w:r>
      <w:r w:rsidR="00A37D33" w:rsidRPr="0086731D">
        <w:rPr>
          <w:rFonts w:ascii="Arial" w:eastAsia="HGSｺﾞｼｯｸM" w:hAnsi="Arial" w:cs="Arial"/>
        </w:rPr>
        <w:t>を立ち上げ、前衛芸術の理想を掲げて</w:t>
      </w:r>
      <w:r w:rsidR="00AF1B99" w:rsidRPr="00326E9B">
        <w:rPr>
          <w:rFonts w:ascii="Arial" w:eastAsia="HGSｺﾞｼｯｸM" w:hAnsi="Arial" w:cs="Arial" w:hint="eastAsia"/>
          <w:b/>
          <w:highlight w:val="yellow"/>
        </w:rPr>
        <w:t>，</w:t>
      </w:r>
      <w:r w:rsidR="00A37D33" w:rsidRPr="0086731D">
        <w:rPr>
          <w:rFonts w:ascii="Arial" w:eastAsia="HGSｺﾞｼｯｸM" w:hAnsi="Arial" w:cs="Arial"/>
        </w:rPr>
        <w:t>精力的に活動していました。</w:t>
      </w:r>
    </w:p>
    <w:p w14:paraId="1F98DB4B" w14:textId="77777777" w:rsidR="00A37D33" w:rsidRPr="0086731D" w:rsidRDefault="00A37D33" w:rsidP="00A37D33">
      <w:pPr>
        <w:rPr>
          <w:rFonts w:ascii="Arial" w:eastAsia="HGSｺﾞｼｯｸM" w:hAnsi="Arial" w:cs="Arial"/>
          <w:b/>
        </w:rPr>
      </w:pPr>
    </w:p>
    <w:p w14:paraId="46217DEC" w14:textId="77777777" w:rsidR="00A37D33" w:rsidRPr="0086731D" w:rsidRDefault="00A37D33" w:rsidP="00A37D33">
      <w:pPr>
        <w:rPr>
          <w:rFonts w:ascii="Arial" w:eastAsia="HGSｺﾞｼｯｸM" w:hAnsi="Arial" w:cs="Arial"/>
          <w:b/>
        </w:rPr>
      </w:pPr>
    </w:p>
    <w:p w14:paraId="67CB26F2" w14:textId="44443453" w:rsidR="00AF1B99" w:rsidRPr="0086731D" w:rsidRDefault="00A2664A" w:rsidP="00A37D33">
      <w:pPr>
        <w:rPr>
          <w:rFonts w:ascii="Arial" w:eastAsia="HGSｺﾞｼｯｸM" w:hAnsi="Arial" w:cs="Arial"/>
        </w:rPr>
      </w:pPr>
      <w:ins w:id="34" w:author="TRIVECTOR" w:date="2026-03-03T12:24:00Z" w16du:dateUtc="2026-03-03T03:24:00Z">
        <w:r>
          <w:rPr>
            <w:rFonts w:ascii="Arial" w:eastAsia="HGSｺﾞｼｯｸM" w:hAnsi="Arial" w:cs="Arial" w:hint="eastAsia"/>
            <w:b/>
          </w:rPr>
          <w:t xml:space="preserve">7 </w:t>
        </w:r>
      </w:ins>
      <w:r w:rsidR="00A37D33" w:rsidRPr="0086731D">
        <w:rPr>
          <w:rFonts w:ascii="Arial" w:eastAsia="HGSｺﾞｼｯｸM" w:hAnsi="Arial" w:cs="Arial" w:hint="eastAsia"/>
          <w:b/>
        </w:rPr>
        <w:t>鳥海青児</w:t>
      </w:r>
      <w:r w:rsidR="006D6985" w:rsidRPr="00651BE5">
        <w:rPr>
          <w:rFonts w:ascii="Arial" w:eastAsia="HGSｺﾞｼｯｸM" w:hAnsi="Arial" w:cs="Arial" w:hint="eastAsia"/>
          <w:b/>
          <w:highlight w:val="yellow"/>
        </w:rPr>
        <w:t>，</w:t>
      </w:r>
      <w:r w:rsidR="006D6985" w:rsidRPr="00A94BE0">
        <w:rPr>
          <w:rFonts w:ascii="Arial" w:eastAsia="HGSｺﾞｼｯｸM" w:hAnsi="Arial" w:cs="Arial" w:hint="eastAsia"/>
          <w:b/>
        </w:rPr>
        <w:t>作</w:t>
      </w:r>
      <w:r w:rsidR="006D6985" w:rsidRPr="007D2897">
        <w:rPr>
          <w:rFonts w:ascii="Arial" w:eastAsia="HGSｺﾞｼｯｸM" w:hAnsi="Arial" w:cs="Arial" w:hint="eastAsia"/>
          <w:b/>
        </w:rPr>
        <w:t>、</w:t>
      </w:r>
      <w:r w:rsidR="00A37D33" w:rsidRPr="0086731D">
        <w:rPr>
          <w:rFonts w:ascii="Arial" w:eastAsia="HGSｺﾞｼｯｸM" w:hAnsi="Arial" w:cs="Arial" w:hint="eastAsia"/>
          <w:b/>
        </w:rPr>
        <w:t>《うずら</w:t>
      </w:r>
      <w:r w:rsidR="001425AC" w:rsidRPr="00326E9B">
        <w:rPr>
          <w:rFonts w:ascii="Arial" w:eastAsia="HGSｺﾞｼｯｸM" w:hAnsi="Arial" w:cs="Arial" w:hint="eastAsia"/>
          <w:b/>
          <w:highlight w:val="yellow"/>
        </w:rPr>
        <w:t>，</w:t>
      </w:r>
      <w:r w:rsidR="00A37D33" w:rsidRPr="0086731D">
        <w:rPr>
          <w:rFonts w:ascii="Arial" w:eastAsia="HGSｺﾞｼｯｸM" w:hAnsi="Arial" w:cs="Arial" w:hint="eastAsia"/>
          <w:b/>
        </w:rPr>
        <w:t>鳥》</w:t>
      </w:r>
      <w:r w:rsidR="001425AC" w:rsidRPr="001425AC">
        <w:rPr>
          <w:rFonts w:ascii="Arial" w:eastAsia="HGSｺﾞｼｯｸM" w:hAnsi="Arial" w:cs="Arial" w:hint="eastAsia"/>
          <w:b/>
          <w:highlight w:val="yellow"/>
        </w:rPr>
        <w:t>。</w:t>
      </w:r>
      <w:r w:rsidR="001425AC" w:rsidRPr="00326E9B">
        <w:rPr>
          <w:rFonts w:ascii="Arial" w:eastAsia="HGSｺﾞｼｯｸM" w:hAnsi="Arial" w:cs="Arial" w:hint="eastAsia"/>
          <w:b/>
          <w:highlight w:val="yellow"/>
        </w:rPr>
        <w:t>，</w:t>
      </w:r>
      <w:r w:rsidR="00A37D33" w:rsidRPr="0086731D">
        <w:rPr>
          <w:rFonts w:ascii="Arial" w:eastAsia="HGSｺﾞｼｯｸM" w:hAnsi="Arial" w:cs="Arial" w:hint="eastAsia"/>
        </w:rPr>
        <w:t>ほ</w:t>
      </w:r>
      <w:r w:rsidR="00A37D33" w:rsidRPr="00E01E2D">
        <w:rPr>
          <w:rFonts w:ascii="Arial" w:eastAsia="HGSｺﾞｼｯｸM" w:hAnsi="Arial" w:cs="Arial" w:hint="eastAsia"/>
          <w:highlight w:val="magenta"/>
          <w:rPrChange w:id="35" w:author="TRIVECTOR" w:date="2026-03-03T11:55:00Z" w16du:dateUtc="2026-03-03T02:55:00Z">
            <w:rPr>
              <w:rFonts w:ascii="Arial" w:eastAsia="HGSｺﾞｼｯｸM" w:hAnsi="Arial" w:cs="Arial" w:hint="eastAsia"/>
            </w:rPr>
          </w:rPrChange>
        </w:rPr>
        <w:t>の暗い</w:t>
      </w:r>
      <w:r w:rsidR="00A37D33" w:rsidRPr="0086731D">
        <w:rPr>
          <w:rFonts w:ascii="Arial" w:eastAsia="HGSｺﾞｼｯｸM" w:hAnsi="Arial" w:cs="Arial" w:hint="eastAsia"/>
        </w:rPr>
        <w:t>空間に仰向けに横たわる鳥の死骸。のど元や足先の微妙なしなりは、死と重力に屈した生命の</w:t>
      </w:r>
      <w:r w:rsidR="00AF1B99" w:rsidRPr="00326E9B">
        <w:rPr>
          <w:rFonts w:ascii="Arial" w:eastAsia="HGSｺﾞｼｯｸM" w:hAnsi="Arial" w:cs="Arial" w:hint="eastAsia"/>
          <w:b/>
          <w:highlight w:val="yellow"/>
        </w:rPr>
        <w:t>，</w:t>
      </w:r>
      <w:r w:rsidR="00A37D33" w:rsidRPr="0086731D">
        <w:rPr>
          <w:rFonts w:ascii="Arial" w:eastAsia="HGSｺﾞｼｯｸM" w:hAnsi="Arial" w:cs="Arial" w:hint="eastAsia"/>
        </w:rPr>
        <w:t>説得力ある表現です。構図のやや右寄りに描くことで、鳥の重心が画面の中心に重ねられています。うずら一羽分の重さが、目を通じて掌に伝わってくるようです。</w:t>
      </w:r>
      <w:r w:rsidR="006D6985" w:rsidRPr="006D6985">
        <w:rPr>
          <w:rFonts w:ascii="Arial" w:eastAsia="HGSｺﾞｼｯｸM" w:hAnsi="Arial" w:cs="Arial" w:hint="eastAsia"/>
          <w:b/>
          <w:highlight w:val="yellow"/>
        </w:rPr>
        <w:t>，</w:t>
      </w:r>
      <w:r w:rsidR="00A37D33" w:rsidRPr="0086731D">
        <w:rPr>
          <w:rFonts w:ascii="Arial" w:eastAsia="HGSｺﾞｼｯｸM" w:hAnsi="Arial" w:cs="Arial" w:hint="eastAsia"/>
        </w:rPr>
        <w:t>無常観や死の厳格さが、もちろん主題の一部でしょう。さらにまた、一個の静物となった鳥は、生や死を超えて、ひとつの存在がそこにあることについての深い思索に誘うような、忘れがたい存在感をもっています。</w:t>
      </w:r>
      <w:r w:rsidR="00A37D33" w:rsidRPr="00E01E2D">
        <w:rPr>
          <w:rFonts w:ascii="Arial" w:eastAsia="HGSｺﾞｼｯｸM" w:hAnsi="Arial" w:cs="Arial" w:hint="eastAsia"/>
          <w:highlight w:val="magenta"/>
          <w:rPrChange w:id="36" w:author="TRIVECTOR" w:date="2026-03-03T11:56:00Z" w16du:dateUtc="2026-03-03T02:56:00Z">
            <w:rPr>
              <w:rFonts w:ascii="Arial" w:eastAsia="HGSｺﾞｼｯｸM" w:hAnsi="Arial" w:cs="Arial" w:hint="eastAsia"/>
            </w:rPr>
          </w:rPrChange>
        </w:rPr>
        <w:t>洲之内徹</w:t>
      </w:r>
      <w:r w:rsidR="00A37D33" w:rsidRPr="0086731D">
        <w:rPr>
          <w:rFonts w:ascii="Arial" w:eastAsia="HGSｺﾞｼｯｸM" w:hAnsi="Arial" w:cs="Arial" w:hint="eastAsia"/>
        </w:rPr>
        <w:t>は、「盗んでも自分のものにしたい」</w:t>
      </w:r>
      <w:r w:rsidR="001425AC" w:rsidRPr="001425AC">
        <w:rPr>
          <w:rFonts w:ascii="Arial" w:eastAsia="HGSｺﾞｼｯｸM" w:hAnsi="Arial" w:cs="Arial" w:hint="eastAsia"/>
          <w:highlight w:val="yellow"/>
        </w:rPr>
        <w:t>，</w:t>
      </w:r>
      <w:r w:rsidR="00A37D33" w:rsidRPr="0086731D">
        <w:rPr>
          <w:rFonts w:ascii="Arial" w:eastAsia="HGSｺﾞｼｯｸM" w:hAnsi="Arial" w:cs="Arial" w:hint="eastAsia"/>
        </w:rPr>
        <w:t>と感じた絵の一つに、本作品を挙げています。</w:t>
      </w:r>
    </w:p>
    <w:p w14:paraId="689400B9" w14:textId="77777777" w:rsidR="00A37D33" w:rsidRDefault="00A37D33" w:rsidP="00A37D33">
      <w:pPr>
        <w:rPr>
          <w:rFonts w:ascii="Arial" w:eastAsia="HGSｺﾞｼｯｸM" w:hAnsi="Arial" w:cs="Arial"/>
        </w:rPr>
      </w:pPr>
    </w:p>
    <w:p w14:paraId="2932453C" w14:textId="77777777" w:rsidR="006D6985" w:rsidRPr="0086731D" w:rsidRDefault="006D6985" w:rsidP="00A37D33">
      <w:pPr>
        <w:rPr>
          <w:rFonts w:ascii="Arial" w:eastAsia="HGSｺﾞｼｯｸM" w:hAnsi="Arial" w:cs="Arial"/>
        </w:rPr>
      </w:pPr>
    </w:p>
    <w:p w14:paraId="51ED669C" w14:textId="0F717164" w:rsidR="00A37D33" w:rsidRPr="0024651A" w:rsidRDefault="00A2664A" w:rsidP="0024651A">
      <w:pPr>
        <w:rPr>
          <w:rFonts w:ascii="Arial" w:eastAsia="HGSｺﾞｼｯｸM" w:hAnsi="Arial" w:cs="Arial"/>
          <w:b/>
        </w:rPr>
      </w:pPr>
      <w:ins w:id="37" w:author="TRIVECTOR" w:date="2026-03-03T12:24:00Z" w16du:dateUtc="2026-03-03T03:24:00Z">
        <w:r>
          <w:rPr>
            <w:rFonts w:ascii="Arial" w:eastAsia="HGSｺﾞｼｯｸM" w:hAnsi="Arial" w:cs="Arial" w:hint="eastAsia"/>
            <w:b/>
            <w:highlight w:val="magenta"/>
          </w:rPr>
          <w:t xml:space="preserve">8 </w:t>
        </w:r>
      </w:ins>
      <w:r w:rsidR="00A37D33" w:rsidRPr="00E01E2D">
        <w:rPr>
          <w:rFonts w:ascii="Arial" w:eastAsia="HGSｺﾞｼｯｸM" w:hAnsi="Arial" w:cs="Arial" w:hint="eastAsia"/>
          <w:b/>
          <w:highlight w:val="magenta"/>
          <w:rPrChange w:id="38" w:author="TRIVECTOR" w:date="2026-03-03T11:56:00Z" w16du:dateUtc="2026-03-03T02:56:00Z">
            <w:rPr>
              <w:rFonts w:ascii="Arial" w:eastAsia="HGSｺﾞｼｯｸM" w:hAnsi="Arial" w:cs="Arial" w:hint="eastAsia"/>
              <w:b/>
            </w:rPr>
          </w:rPrChange>
        </w:rPr>
        <w:t>菅野聖子</w:t>
      </w:r>
      <w:r w:rsidR="0024651A" w:rsidRPr="00651BE5">
        <w:rPr>
          <w:rFonts w:ascii="Arial" w:eastAsia="HGSｺﾞｼｯｸM" w:hAnsi="Arial" w:cs="Arial" w:hint="eastAsia"/>
          <w:b/>
          <w:highlight w:val="yellow"/>
        </w:rPr>
        <w:t>，</w:t>
      </w:r>
      <w:r w:rsidR="0024651A" w:rsidRPr="00A94BE0">
        <w:rPr>
          <w:rFonts w:ascii="Arial" w:eastAsia="HGSｺﾞｼｯｸM" w:hAnsi="Arial" w:cs="Arial" w:hint="eastAsia"/>
          <w:b/>
        </w:rPr>
        <w:t>作</w:t>
      </w:r>
      <w:r w:rsidR="0024651A" w:rsidRPr="007D2897">
        <w:rPr>
          <w:rFonts w:ascii="Arial" w:eastAsia="HGSｺﾞｼｯｸM" w:hAnsi="Arial" w:cs="Arial" w:hint="eastAsia"/>
          <w:b/>
        </w:rPr>
        <w:t>、</w:t>
      </w:r>
      <w:r w:rsidR="00A37D33" w:rsidRPr="0086731D">
        <w:rPr>
          <w:rFonts w:ascii="Arial" w:eastAsia="HGSｺﾞｼｯｸM" w:hAnsi="Arial" w:cs="Arial" w:hint="eastAsia"/>
          <w:b/>
        </w:rPr>
        <w:t>《アルファからオメガまでⅡ》</w:t>
      </w:r>
      <w:r w:rsidR="001425AC" w:rsidRPr="001425AC">
        <w:rPr>
          <w:rFonts w:ascii="Arial" w:eastAsia="HGSｺﾞｼｯｸM" w:hAnsi="Arial" w:cs="Arial" w:hint="eastAsia"/>
          <w:b/>
          <w:highlight w:val="yellow"/>
        </w:rPr>
        <w:t>。</w:t>
      </w:r>
      <w:r w:rsidR="001425AC" w:rsidRPr="00326E9B">
        <w:rPr>
          <w:rFonts w:ascii="Arial" w:eastAsia="HGSｺﾞｼｯｸM" w:hAnsi="Arial" w:cs="Arial" w:hint="eastAsia"/>
          <w:b/>
          <w:highlight w:val="yellow"/>
        </w:rPr>
        <w:t>，</w:t>
      </w:r>
      <w:r w:rsidR="00A37D33" w:rsidRPr="0086731D">
        <w:rPr>
          <w:rFonts w:ascii="Arial" w:eastAsia="HGSｺﾞｼｯｸM" w:hAnsi="Arial" w:cs="Arial" w:hint="eastAsia"/>
        </w:rPr>
        <w:t>赤い地と水平・垂直の格子をベースに、無数の直線が、ある法則に従って配置されています。太さや長さの均質なこれらの線は、製図用具の</w:t>
      </w:r>
      <w:commentRangeStart w:id="39"/>
      <w:r w:rsidR="00A37D33" w:rsidRPr="0086731D">
        <w:rPr>
          <w:rFonts w:ascii="Arial" w:eastAsia="HGSｺﾞｼｯｸM" w:hAnsi="Arial" w:cs="Arial" w:hint="eastAsia"/>
        </w:rPr>
        <w:t>烏口</w:t>
      </w:r>
      <w:commentRangeEnd w:id="39"/>
      <w:r w:rsidR="0024651A" w:rsidRPr="0086731D">
        <w:rPr>
          <w:rStyle w:val="aa"/>
          <w:rFonts w:ascii="Arial" w:eastAsia="HGSｺﾞｼｯｸM" w:hAnsi="Arial" w:cs="Arial" w:hint="eastAsia"/>
          <w:sz w:val="21"/>
          <w:szCs w:val="22"/>
        </w:rPr>
        <w:commentReference w:id="39"/>
      </w:r>
      <w:r w:rsidR="00A37D33" w:rsidRPr="0086731D">
        <w:rPr>
          <w:rFonts w:ascii="Arial" w:eastAsia="HGSｺﾞｼｯｸM" w:hAnsi="Arial" w:cs="Arial" w:hint="eastAsia"/>
        </w:rPr>
        <w:t>を用いて引かれており、制作する身体や感情の痕跡を残さずに、純度の高い構成的画面を作り出そうとする意図がうかがえます。</w:t>
      </w:r>
      <w:r w:rsidR="0024651A" w:rsidRPr="006D6985">
        <w:rPr>
          <w:rFonts w:ascii="Arial" w:eastAsia="HGSｺﾞｼｯｸM" w:hAnsi="Arial" w:cs="Arial" w:hint="eastAsia"/>
          <w:b/>
          <w:highlight w:val="yellow"/>
        </w:rPr>
        <w:t>，</w:t>
      </w:r>
      <w:r w:rsidR="00A37D33" w:rsidRPr="0086731D">
        <w:rPr>
          <w:rFonts w:ascii="Arial" w:eastAsia="HGSｺﾞｼｯｸM" w:hAnsi="Arial" w:cs="Arial" w:hint="eastAsia"/>
        </w:rPr>
        <w:t>しかしよく観察すれば、わずかに濃さや角度のむらが認められ、一見工業製品のような無機質な線が、やはり人の手の所産であることが実感されます。見る者は、作者の驚異的な丹念さと集中力に圧倒されながら、システムの生み出すリズミカルな造形に、さまざまな思索の世界へと誘われます。</w:t>
      </w:r>
    </w:p>
    <w:p w14:paraId="1B864D3C" w14:textId="77777777" w:rsidR="00A37D33" w:rsidRDefault="00A37D33" w:rsidP="00A37D33">
      <w:pPr>
        <w:rPr>
          <w:rFonts w:ascii="Arial" w:eastAsia="HGSｺﾞｼｯｸM" w:hAnsi="Arial" w:cs="Arial"/>
        </w:rPr>
      </w:pPr>
    </w:p>
    <w:p w14:paraId="1FA56DBD" w14:textId="77777777" w:rsidR="0024651A" w:rsidRPr="0086731D" w:rsidRDefault="0024651A" w:rsidP="00A37D33">
      <w:pPr>
        <w:rPr>
          <w:rFonts w:ascii="Arial" w:eastAsia="HGSｺﾞｼｯｸM" w:hAnsi="Arial" w:cs="Arial"/>
        </w:rPr>
      </w:pPr>
    </w:p>
    <w:p w14:paraId="6C7E9624" w14:textId="03423E32" w:rsidR="00A37D33" w:rsidRDefault="00A2664A" w:rsidP="00A37D33">
      <w:pPr>
        <w:rPr>
          <w:rFonts w:ascii="Arial" w:eastAsia="HGSｺﾞｼｯｸM" w:hAnsi="Arial" w:cs="Arial"/>
        </w:rPr>
      </w:pPr>
      <w:ins w:id="40" w:author="TRIVECTOR" w:date="2026-03-03T12:24:00Z" w16du:dateUtc="2026-03-03T03:24:00Z">
        <w:r>
          <w:rPr>
            <w:rFonts w:ascii="Arial" w:eastAsia="HGSｺﾞｼｯｸM" w:hAnsi="Arial" w:cs="Arial" w:hint="eastAsia"/>
            <w:b/>
          </w:rPr>
          <w:lastRenderedPageBreak/>
          <w:t xml:space="preserve">9 </w:t>
        </w:r>
      </w:ins>
      <w:r w:rsidR="00A37D33" w:rsidRPr="0086731D">
        <w:rPr>
          <w:rFonts w:ascii="Arial" w:eastAsia="HGSｺﾞｼｯｸM" w:hAnsi="Arial" w:cs="Arial" w:hint="eastAsia"/>
          <w:b/>
        </w:rPr>
        <w:t>ヴァシリー・カンディンスキー</w:t>
      </w:r>
      <w:r w:rsidR="0024651A" w:rsidRPr="00651BE5">
        <w:rPr>
          <w:rFonts w:ascii="Arial" w:eastAsia="HGSｺﾞｼｯｸM" w:hAnsi="Arial" w:cs="Arial" w:hint="eastAsia"/>
          <w:b/>
          <w:highlight w:val="yellow"/>
        </w:rPr>
        <w:t>，</w:t>
      </w:r>
      <w:r w:rsidR="0024651A" w:rsidRPr="00A94BE0">
        <w:rPr>
          <w:rFonts w:ascii="Arial" w:eastAsia="HGSｺﾞｼｯｸM" w:hAnsi="Arial" w:cs="Arial" w:hint="eastAsia"/>
          <w:b/>
        </w:rPr>
        <w:t>作</w:t>
      </w:r>
      <w:r w:rsidR="0024651A" w:rsidRPr="007D2897">
        <w:rPr>
          <w:rFonts w:ascii="Arial" w:eastAsia="HGSｺﾞｼｯｸM" w:hAnsi="Arial" w:cs="Arial" w:hint="eastAsia"/>
          <w:b/>
        </w:rPr>
        <w:t>、</w:t>
      </w:r>
      <w:r w:rsidR="00A37D33" w:rsidRPr="0086731D">
        <w:rPr>
          <w:rFonts w:ascii="Arial" w:eastAsia="HGSｺﾞｼｯｸM" w:hAnsi="Arial" w:cs="Arial" w:hint="eastAsia"/>
          <w:b/>
        </w:rPr>
        <w:t>《</w:t>
      </w:r>
      <w:r w:rsidR="0024651A" w:rsidRPr="0024651A">
        <w:rPr>
          <w:rFonts w:ascii="Arial" w:eastAsia="HGSｺﾞｼｯｸM" w:hAnsi="Arial" w:cs="Arial" w:hint="eastAsia"/>
          <w:b/>
          <w:highlight w:val="yellow"/>
        </w:rPr>
        <w:t>イーアール</w:t>
      </w:r>
      <w:r w:rsidR="0024651A" w:rsidRPr="00651BE5">
        <w:rPr>
          <w:rFonts w:ascii="Arial" w:eastAsia="HGSｺﾞｼｯｸM" w:hAnsi="Arial" w:cs="Arial" w:hint="eastAsia"/>
          <w:b/>
          <w:highlight w:val="yellow"/>
        </w:rPr>
        <w:t>，</w:t>
      </w:r>
      <w:r w:rsidR="00A37D33" w:rsidRPr="0086731D">
        <w:rPr>
          <w:rFonts w:ascii="Arial" w:eastAsia="HGSｺﾞｼｯｸM" w:hAnsi="Arial" w:cs="Arial"/>
          <w:b/>
        </w:rPr>
        <w:t>キャンベルのための壁画</w:t>
      </w:r>
      <w:r w:rsidR="0024651A" w:rsidRPr="00651BE5">
        <w:rPr>
          <w:rFonts w:ascii="Arial" w:eastAsia="HGSｺﾞｼｯｸM" w:hAnsi="Arial" w:cs="Arial" w:hint="eastAsia"/>
          <w:b/>
          <w:highlight w:val="yellow"/>
        </w:rPr>
        <w:t>，</w:t>
      </w:r>
      <w:r w:rsidR="0024651A" w:rsidRPr="0024651A">
        <w:rPr>
          <w:rFonts w:ascii="Arial" w:eastAsia="HGSｺﾞｼｯｸM" w:hAnsi="Arial" w:cs="Arial" w:hint="eastAsia"/>
          <w:b/>
          <w:highlight w:val="yellow"/>
        </w:rPr>
        <w:t>ナンバーフ</w:t>
      </w:r>
      <w:r w:rsidR="0024651A">
        <w:rPr>
          <w:rFonts w:ascii="Arial" w:eastAsia="HGSｺﾞｼｯｸM" w:hAnsi="Arial" w:cs="Arial" w:hint="eastAsia"/>
          <w:b/>
          <w:highlight w:val="yellow"/>
        </w:rPr>
        <w:t>ォー</w:t>
      </w:r>
      <w:r w:rsidR="00A37D33" w:rsidRPr="0086731D">
        <w:rPr>
          <w:rFonts w:ascii="Arial" w:eastAsia="HGSｺﾞｼｯｸM" w:hAnsi="Arial" w:cs="Arial"/>
          <w:b/>
        </w:rPr>
        <w:t>の習作</w:t>
      </w:r>
      <w:r w:rsidR="0024651A" w:rsidRPr="00651BE5">
        <w:rPr>
          <w:rFonts w:ascii="Arial" w:eastAsia="HGSｺﾞｼｯｸM" w:hAnsi="Arial" w:cs="Arial" w:hint="eastAsia"/>
          <w:b/>
          <w:highlight w:val="yellow"/>
        </w:rPr>
        <w:t>，</w:t>
      </w:r>
      <w:r w:rsidR="00A37D33" w:rsidRPr="0086731D">
        <w:rPr>
          <w:rFonts w:ascii="Arial" w:eastAsia="HGSｺﾞｼｯｸM" w:hAnsi="Arial" w:cs="Arial"/>
          <w:b/>
        </w:rPr>
        <w:t>カーニバル・冬》</w:t>
      </w:r>
      <w:r w:rsidR="001425AC" w:rsidRPr="001425AC">
        <w:rPr>
          <w:rFonts w:ascii="Arial" w:eastAsia="HGSｺﾞｼｯｸM" w:hAnsi="Arial" w:cs="Arial" w:hint="eastAsia"/>
          <w:b/>
          <w:highlight w:val="yellow"/>
        </w:rPr>
        <w:t>。</w:t>
      </w:r>
      <w:r w:rsidR="001425AC" w:rsidRPr="00326E9B">
        <w:rPr>
          <w:rFonts w:ascii="Arial" w:eastAsia="HGSｺﾞｼｯｸM" w:hAnsi="Arial" w:cs="Arial" w:hint="eastAsia"/>
          <w:b/>
          <w:highlight w:val="yellow"/>
        </w:rPr>
        <w:t>，</w:t>
      </w:r>
      <w:r w:rsidR="00A37D33" w:rsidRPr="0086731D">
        <w:rPr>
          <w:rFonts w:ascii="Arial" w:eastAsia="HGSｺﾞｼｯｸM" w:hAnsi="Arial" w:cs="Arial" w:hint="eastAsia"/>
        </w:rPr>
        <w:t>ほとばしる色たちがそれぞれに響きあい、音楽となって精神を揺さぶるかのようです。</w:t>
      </w:r>
      <w:r w:rsidR="00A37D33" w:rsidRPr="0086731D">
        <w:rPr>
          <w:rFonts w:ascii="Arial" w:eastAsia="HGSｺﾞｼｯｸM" w:hAnsi="Arial" w:cs="Arial"/>
        </w:rPr>
        <w:t>1911</w:t>
      </w:r>
      <w:r w:rsidR="00A37D33" w:rsidRPr="0086731D">
        <w:rPr>
          <w:rFonts w:ascii="Arial" w:eastAsia="HGSｺﾞｼｯｸM" w:hAnsi="Arial" w:cs="Arial"/>
        </w:rPr>
        <w:t>年頃、カンディンスキーは特定の対象を示さない、色と形そのものを表現内容とする絵画を創始しました。本作品は</w:t>
      </w:r>
      <w:r w:rsidR="00AF1B99" w:rsidRPr="00326E9B">
        <w:rPr>
          <w:rFonts w:ascii="Arial" w:eastAsia="HGSｺﾞｼｯｸM" w:hAnsi="Arial" w:cs="Arial" w:hint="eastAsia"/>
          <w:b/>
          <w:highlight w:val="yellow"/>
        </w:rPr>
        <w:t>，</w:t>
      </w:r>
      <w:r w:rsidR="00A37D33" w:rsidRPr="0086731D">
        <w:rPr>
          <w:rFonts w:ascii="Arial" w:eastAsia="HGSｺﾞｼｯｸM" w:hAnsi="Arial" w:cs="Arial"/>
        </w:rPr>
        <w:t>ニューヨークの実業家のために制作した</w:t>
      </w:r>
      <w:r w:rsidR="00A37D33" w:rsidRPr="0086731D">
        <w:rPr>
          <w:rFonts w:ascii="Arial" w:eastAsia="HGSｺﾞｼｯｸM" w:hAnsi="Arial" w:cs="Arial"/>
        </w:rPr>
        <w:t>4</w:t>
      </w:r>
      <w:r w:rsidR="00A37D33" w:rsidRPr="0086731D">
        <w:rPr>
          <w:rFonts w:ascii="Arial" w:eastAsia="HGSｺﾞｼｯｸM" w:hAnsi="Arial" w:cs="Arial"/>
        </w:rPr>
        <w:t>点組のうち</w:t>
      </w:r>
      <w:r w:rsidR="00A37D33" w:rsidRPr="0086731D">
        <w:rPr>
          <w:rFonts w:ascii="Arial" w:eastAsia="HGSｺﾞｼｯｸM" w:hAnsi="Arial" w:cs="Arial"/>
        </w:rPr>
        <w:t>1</w:t>
      </w:r>
      <w:r w:rsidR="00A37D33" w:rsidRPr="0086731D">
        <w:rPr>
          <w:rFonts w:ascii="Arial" w:eastAsia="HGSｺﾞｼｯｸM" w:hAnsi="Arial" w:cs="Arial"/>
        </w:rPr>
        <w:t>点の、完成に近い習作であり、初期抽象絵画の到達点を示す貴重な作例です。「</w:t>
      </w:r>
      <w:r w:rsidR="00A37D33" w:rsidRPr="00E01E2D">
        <w:rPr>
          <w:rFonts w:ascii="Arial" w:eastAsia="HGSｺﾞｼｯｸM" w:hAnsi="Arial" w:cs="Arial" w:hint="eastAsia"/>
          <w:highlight w:val="magenta"/>
          <w:rPrChange w:id="41" w:author="TRIVECTOR" w:date="2026-03-03T11:58:00Z" w16du:dateUtc="2026-03-03T02:58:00Z">
            <w:rPr>
              <w:rFonts w:ascii="Arial" w:eastAsia="HGSｺﾞｼｯｸM" w:hAnsi="Arial" w:cs="Arial" w:hint="eastAsia"/>
            </w:rPr>
          </w:rPrChange>
        </w:rPr>
        <w:t>カーニバル・冬</w:t>
      </w:r>
      <w:r w:rsidR="00A37D33" w:rsidRPr="0086731D">
        <w:rPr>
          <w:rFonts w:ascii="Arial" w:eastAsia="HGSｺﾞｼｯｸM" w:hAnsi="Arial" w:cs="Arial"/>
        </w:rPr>
        <w:t>」</w:t>
      </w:r>
      <w:r w:rsidR="001425AC" w:rsidRPr="001425AC">
        <w:rPr>
          <w:rFonts w:ascii="Arial" w:eastAsia="HGSｺﾞｼｯｸM" w:hAnsi="Arial" w:cs="Arial" w:hint="eastAsia"/>
          <w:highlight w:val="yellow"/>
        </w:rPr>
        <w:t>，</w:t>
      </w:r>
      <w:r w:rsidR="00A37D33" w:rsidRPr="0086731D">
        <w:rPr>
          <w:rFonts w:ascii="Arial" w:eastAsia="HGSｺﾞｼｯｸM" w:hAnsi="Arial" w:cs="Arial"/>
        </w:rPr>
        <w:t>の通称は、</w:t>
      </w:r>
      <w:r w:rsidR="00A37D33" w:rsidRPr="0086731D">
        <w:rPr>
          <w:rFonts w:ascii="Arial" w:eastAsia="HGSｺﾞｼｯｸM" w:hAnsi="Arial" w:cs="Arial" w:hint="eastAsia"/>
        </w:rPr>
        <w:t>過去に</w:t>
      </w:r>
      <w:r w:rsidR="00A37D33" w:rsidRPr="0086731D">
        <w:rPr>
          <w:rFonts w:ascii="Arial" w:eastAsia="HGSｺﾞｼｯｸM" w:hAnsi="Arial" w:cs="Arial"/>
        </w:rPr>
        <w:t>四季連作</w:t>
      </w:r>
      <w:r w:rsidR="00A37D33" w:rsidRPr="0086731D">
        <w:rPr>
          <w:rFonts w:ascii="Arial" w:eastAsia="HGSｺﾞｼｯｸM" w:hAnsi="Arial" w:cs="Arial" w:hint="eastAsia"/>
        </w:rPr>
        <w:t>の一部</w:t>
      </w:r>
      <w:r w:rsidR="00A37D33" w:rsidRPr="0086731D">
        <w:rPr>
          <w:rFonts w:ascii="Arial" w:eastAsia="HGSｺﾞｼｯｸM" w:hAnsi="Arial" w:cs="Arial"/>
        </w:rPr>
        <w:t>だと</w:t>
      </w:r>
      <w:r w:rsidR="00A37D33" w:rsidRPr="0086731D">
        <w:rPr>
          <w:rFonts w:ascii="Arial" w:eastAsia="HGSｺﾞｼｯｸM" w:hAnsi="Arial" w:cs="Arial" w:hint="eastAsia"/>
        </w:rPr>
        <w:t>いう説があったことに由来しています</w:t>
      </w:r>
      <w:r w:rsidR="00A37D33" w:rsidRPr="0086731D">
        <w:rPr>
          <w:rFonts w:ascii="Arial" w:eastAsia="HGSｺﾞｼｯｸM" w:hAnsi="Arial" w:cs="Arial"/>
        </w:rPr>
        <w:t>。</w:t>
      </w:r>
      <w:r w:rsidR="008421FB" w:rsidRPr="00651BE5">
        <w:rPr>
          <w:rFonts w:ascii="Arial" w:eastAsia="HGSｺﾞｼｯｸM" w:hAnsi="Arial" w:cs="Arial" w:hint="eastAsia"/>
          <w:b/>
          <w:highlight w:val="yellow"/>
        </w:rPr>
        <w:t>，</w:t>
      </w:r>
      <w:r w:rsidR="00A37D33" w:rsidRPr="0086731D">
        <w:rPr>
          <w:rFonts w:ascii="Arial" w:eastAsia="HGSｺﾞｼｯｸM" w:hAnsi="Arial" w:cs="Arial" w:hint="eastAsia"/>
        </w:rPr>
        <w:t>カンディンスキーは、風景やキリスト教のモチーフを着想源に</w:t>
      </w:r>
      <w:r w:rsidR="00AF1B99" w:rsidRPr="00326E9B">
        <w:rPr>
          <w:rFonts w:ascii="Arial" w:eastAsia="HGSｺﾞｼｯｸM" w:hAnsi="Arial" w:cs="Arial" w:hint="eastAsia"/>
          <w:b/>
          <w:highlight w:val="yellow"/>
        </w:rPr>
        <w:t>，</w:t>
      </w:r>
      <w:r w:rsidR="00A37D33" w:rsidRPr="0086731D">
        <w:rPr>
          <w:rFonts w:ascii="Arial" w:eastAsia="HGSｺﾞｼｯｸM" w:hAnsi="Arial" w:cs="Arial" w:hint="eastAsia"/>
        </w:rPr>
        <w:t>抽象形態を生み出しました。ここでも、黙示録に関連する虹や舟、</w:t>
      </w:r>
      <w:r w:rsidR="00A37D33" w:rsidRPr="00E01E2D">
        <w:rPr>
          <w:rFonts w:ascii="Arial" w:eastAsia="HGSｺﾞｼｯｸM" w:hAnsi="Arial" w:cs="Arial" w:hint="eastAsia"/>
          <w:highlight w:val="magenta"/>
          <w:rPrChange w:id="42" w:author="TRIVECTOR" w:date="2026-03-03T11:58:00Z" w16du:dateUtc="2026-03-03T02:58:00Z">
            <w:rPr>
              <w:rFonts w:ascii="Arial" w:eastAsia="HGSｺﾞｼｯｸM" w:hAnsi="Arial" w:cs="Arial" w:hint="eastAsia"/>
            </w:rPr>
          </w:rPrChange>
        </w:rPr>
        <w:t>ラッパ</w:t>
      </w:r>
      <w:r w:rsidR="00A37D33" w:rsidRPr="0086731D">
        <w:rPr>
          <w:rFonts w:ascii="Arial" w:eastAsia="HGSｺﾞｼｯｸM" w:hAnsi="Arial" w:cs="Arial" w:hint="eastAsia"/>
        </w:rPr>
        <w:t>のような形に</w:t>
      </w:r>
      <w:r w:rsidR="00AF1B99" w:rsidRPr="00326E9B">
        <w:rPr>
          <w:rFonts w:ascii="Arial" w:eastAsia="HGSｺﾞｼｯｸM" w:hAnsi="Arial" w:cs="Arial" w:hint="eastAsia"/>
          <w:b/>
          <w:highlight w:val="yellow"/>
        </w:rPr>
        <w:t>，</w:t>
      </w:r>
      <w:r w:rsidR="00A37D33" w:rsidRPr="0086731D">
        <w:rPr>
          <w:rFonts w:ascii="Arial" w:eastAsia="HGSｺﾞｼｯｸM" w:hAnsi="Arial" w:cs="Arial" w:hint="eastAsia"/>
        </w:rPr>
        <w:t>その名残が見られます。</w:t>
      </w:r>
    </w:p>
    <w:p w14:paraId="7D1E4C73" w14:textId="77777777" w:rsidR="008421FB" w:rsidRPr="0086731D" w:rsidRDefault="008421FB" w:rsidP="00A37D33">
      <w:pPr>
        <w:rPr>
          <w:rFonts w:ascii="Arial" w:eastAsia="HGSｺﾞｼｯｸM" w:hAnsi="Arial" w:cs="Arial"/>
        </w:rPr>
      </w:pPr>
    </w:p>
    <w:p w14:paraId="6491AC33" w14:textId="77777777" w:rsidR="00A37D33" w:rsidRPr="0086731D" w:rsidRDefault="00A37D33" w:rsidP="00A37D33">
      <w:pPr>
        <w:rPr>
          <w:rFonts w:ascii="Arial" w:eastAsia="HGSｺﾞｼｯｸM" w:hAnsi="Arial" w:cs="Arial"/>
        </w:rPr>
      </w:pPr>
    </w:p>
    <w:p w14:paraId="4736E867" w14:textId="5094F266" w:rsidR="00AF1B99" w:rsidRPr="0086731D" w:rsidRDefault="00A2664A" w:rsidP="008B7F07">
      <w:pPr>
        <w:rPr>
          <w:rFonts w:ascii="Arial" w:eastAsia="HGSｺﾞｼｯｸM" w:hAnsi="Arial" w:cs="Arial"/>
        </w:rPr>
      </w:pPr>
      <w:ins w:id="43" w:author="TRIVECTOR" w:date="2026-03-03T12:24:00Z" w16du:dateUtc="2026-03-03T03:24:00Z">
        <w:r>
          <w:rPr>
            <w:rFonts w:ascii="Arial" w:eastAsia="HGSｺﾞｼｯｸM" w:hAnsi="Arial" w:cs="Arial" w:hint="eastAsia"/>
            <w:b/>
          </w:rPr>
          <w:t xml:space="preserve">10 </w:t>
        </w:r>
      </w:ins>
      <w:r w:rsidR="00A37D33" w:rsidRPr="0086731D">
        <w:rPr>
          <w:rFonts w:ascii="Arial" w:eastAsia="HGSｺﾞｼｯｸM" w:hAnsi="Arial" w:cs="Arial" w:hint="eastAsia"/>
          <w:b/>
        </w:rPr>
        <w:t>パウル・クレー</w:t>
      </w:r>
      <w:r w:rsidR="008B7F07" w:rsidRPr="00651BE5">
        <w:rPr>
          <w:rFonts w:ascii="Arial" w:eastAsia="HGSｺﾞｼｯｸM" w:hAnsi="Arial" w:cs="Arial" w:hint="eastAsia"/>
          <w:b/>
          <w:highlight w:val="yellow"/>
        </w:rPr>
        <w:t>，</w:t>
      </w:r>
      <w:r w:rsidR="008B7F07" w:rsidRPr="00A94BE0">
        <w:rPr>
          <w:rFonts w:ascii="Arial" w:eastAsia="HGSｺﾞｼｯｸM" w:hAnsi="Arial" w:cs="Arial" w:hint="eastAsia"/>
          <w:b/>
        </w:rPr>
        <w:t>作</w:t>
      </w:r>
      <w:r w:rsidR="008B7F07" w:rsidRPr="007D2897">
        <w:rPr>
          <w:rFonts w:ascii="Arial" w:eastAsia="HGSｺﾞｼｯｸM" w:hAnsi="Arial" w:cs="Arial" w:hint="eastAsia"/>
          <w:b/>
        </w:rPr>
        <w:t>、</w:t>
      </w:r>
      <w:r w:rsidR="00A37D33" w:rsidRPr="0086731D">
        <w:rPr>
          <w:rFonts w:ascii="Arial" w:eastAsia="HGSｺﾞｼｯｸM" w:hAnsi="Arial" w:cs="Arial" w:hint="eastAsia"/>
          <w:b/>
        </w:rPr>
        <w:t>《力学値のつりあい》</w:t>
      </w:r>
      <w:r w:rsidR="001425AC" w:rsidRPr="001425AC">
        <w:rPr>
          <w:rFonts w:ascii="Arial" w:eastAsia="HGSｺﾞｼｯｸM" w:hAnsi="Arial" w:cs="Arial" w:hint="eastAsia"/>
          <w:b/>
          <w:highlight w:val="yellow"/>
        </w:rPr>
        <w:t>。</w:t>
      </w:r>
      <w:r w:rsidR="001425AC" w:rsidRPr="00326E9B">
        <w:rPr>
          <w:rFonts w:ascii="Arial" w:eastAsia="HGSｺﾞｼｯｸM" w:hAnsi="Arial" w:cs="Arial" w:hint="eastAsia"/>
          <w:b/>
          <w:highlight w:val="yellow"/>
        </w:rPr>
        <w:t>，</w:t>
      </w:r>
      <w:r w:rsidR="00A37D33" w:rsidRPr="0086731D">
        <w:rPr>
          <w:rFonts w:ascii="Arial" w:eastAsia="HGSｺﾞｼｯｸM" w:hAnsi="Arial" w:cs="Arial" w:hint="eastAsia"/>
        </w:rPr>
        <w:t>まさしく「数値のつりあい」</w:t>
      </w:r>
      <w:r w:rsidR="001425AC" w:rsidRPr="001425AC">
        <w:rPr>
          <w:rFonts w:ascii="Arial" w:eastAsia="HGSｺﾞｼｯｸM" w:hAnsi="Arial" w:cs="Arial" w:hint="eastAsia"/>
          <w:highlight w:val="yellow"/>
        </w:rPr>
        <w:t>，</w:t>
      </w:r>
      <w:r w:rsidR="00A37D33" w:rsidRPr="0086731D">
        <w:rPr>
          <w:rFonts w:ascii="Arial" w:eastAsia="HGSｺﾞｼｯｸM" w:hAnsi="Arial" w:cs="Arial" w:hint="eastAsia"/>
        </w:rPr>
        <w:t>を示す記号、</w:t>
      </w:r>
      <w:r w:rsidR="008B7F07" w:rsidRPr="00BD2816">
        <w:rPr>
          <w:rFonts w:ascii="Arial" w:eastAsia="HGSｺﾞｼｯｸM" w:hAnsi="Arial" w:cs="Arial" w:hint="eastAsia"/>
          <w:highlight w:val="yellow"/>
        </w:rPr>
        <w:t>イコール</w:t>
      </w:r>
      <w:r w:rsidR="00A37D33" w:rsidRPr="0086731D">
        <w:rPr>
          <w:rFonts w:ascii="Arial" w:eastAsia="HGSｺﾞｼｯｸM" w:hAnsi="Arial" w:cs="Arial" w:hint="eastAsia"/>
        </w:rPr>
        <w:t>がまず目に入ります。クレーはこの記号をきっかけに、視覚を通じてつりあいの感覚を呼び起こそうとしたのではないでしょうか。画面の中心で</w:t>
      </w:r>
      <w:r w:rsidR="00A37D33" w:rsidRPr="0086731D">
        <w:rPr>
          <w:rFonts w:ascii="Arial" w:eastAsia="HGSｺﾞｼｯｸM" w:hAnsi="Arial" w:cs="Arial"/>
        </w:rPr>
        <w:t>2</w:t>
      </w:r>
      <w:r w:rsidR="00A37D33" w:rsidRPr="0086731D">
        <w:rPr>
          <w:rFonts w:ascii="Arial" w:eastAsia="HGSｺﾞｼｯｸM" w:hAnsi="Arial" w:cs="Arial"/>
        </w:rPr>
        <w:t>本の線が交わり、この</w:t>
      </w:r>
      <w:r w:rsidR="00A37D33" w:rsidRPr="0086731D">
        <w:rPr>
          <w:rFonts w:ascii="Arial" w:eastAsia="HGSｺﾞｼｯｸM" w:hAnsi="Arial" w:cs="Arial" w:hint="eastAsia"/>
        </w:rPr>
        <w:t>交</w:t>
      </w:r>
      <w:r w:rsidR="00A37D33" w:rsidRPr="0086731D">
        <w:rPr>
          <w:rFonts w:ascii="Arial" w:eastAsia="HGSｺﾞｼｯｸM" w:hAnsi="Arial" w:cs="Arial"/>
        </w:rPr>
        <w:t>点を囲むように</w:t>
      </w:r>
      <w:r w:rsidR="00AF1B99" w:rsidRPr="00326E9B">
        <w:rPr>
          <w:rFonts w:ascii="Arial" w:eastAsia="HGSｺﾞｼｯｸM" w:hAnsi="Arial" w:cs="Arial" w:hint="eastAsia"/>
          <w:b/>
          <w:highlight w:val="yellow"/>
        </w:rPr>
        <w:t>，</w:t>
      </w:r>
      <w:r w:rsidR="00A37D33" w:rsidRPr="0086731D">
        <w:rPr>
          <w:rFonts w:ascii="Arial" w:eastAsia="HGSｺﾞｼｯｸM" w:hAnsi="Arial" w:cs="Arial"/>
        </w:rPr>
        <w:t>線や記号が浮遊しています。基底色の赤と青の領域は、やはりこの点を中心に</w:t>
      </w:r>
      <w:r w:rsidR="00AF1B99" w:rsidRPr="00326E9B">
        <w:rPr>
          <w:rFonts w:ascii="Arial" w:eastAsia="HGSｺﾞｼｯｸM" w:hAnsi="Arial" w:cs="Arial" w:hint="eastAsia"/>
          <w:b/>
          <w:highlight w:val="yellow"/>
        </w:rPr>
        <w:t>，</w:t>
      </w:r>
      <w:r w:rsidR="00A37D33" w:rsidRPr="0086731D">
        <w:rPr>
          <w:rFonts w:ascii="Arial" w:eastAsia="HGSｺﾞｼｯｸM" w:hAnsi="Arial" w:cs="Arial"/>
        </w:rPr>
        <w:t>点対称状に配置されています。</w:t>
      </w:r>
      <w:r w:rsidR="00A37D33" w:rsidRPr="00E01E2D">
        <w:rPr>
          <w:rFonts w:ascii="Arial" w:eastAsia="HGSｺﾞｼｯｸM" w:hAnsi="Arial" w:cs="Arial" w:hint="eastAsia"/>
          <w:highlight w:val="magenta"/>
          <w:rPrChange w:id="44" w:author="TRIVECTOR" w:date="2026-03-03T11:58:00Z" w16du:dateUtc="2026-03-03T02:58:00Z">
            <w:rPr>
              <w:rFonts w:ascii="Arial" w:eastAsia="HGSｺﾞｼｯｸM" w:hAnsi="Arial" w:cs="Arial" w:hint="eastAsia"/>
            </w:rPr>
          </w:rPrChange>
        </w:rPr>
        <w:t>画面</w:t>
      </w:r>
      <w:r w:rsidR="00A37D33" w:rsidRPr="0086731D">
        <w:rPr>
          <w:rFonts w:ascii="Arial" w:eastAsia="HGSｺﾞｼｯｸM" w:hAnsi="Arial" w:cs="Arial"/>
        </w:rPr>
        <w:t>を埋め尽くす白い点状のタッチは、この均衡がゆるやかな動きの中で保たれている印象をもたらしています。その証拠に、</w:t>
      </w:r>
      <w:r w:rsidR="00A37D33" w:rsidRPr="0086731D">
        <w:rPr>
          <w:rFonts w:ascii="Arial" w:eastAsia="HGSｺﾞｼｯｸM" w:hAnsi="Arial" w:cs="Arial" w:hint="eastAsia"/>
        </w:rPr>
        <w:t>ドイツ語の原題</w:t>
      </w:r>
      <w:r w:rsidR="00A37D33" w:rsidRPr="0086731D">
        <w:rPr>
          <w:rFonts w:ascii="Arial" w:eastAsia="HGSｺﾞｼｯｸM" w:hAnsi="Arial" w:cs="Arial"/>
        </w:rPr>
        <w:t>には</w:t>
      </w:r>
      <w:r w:rsidR="001425AC" w:rsidRPr="001425AC">
        <w:rPr>
          <w:rFonts w:ascii="Arial" w:eastAsia="HGSｺﾞｼｯｸM" w:hAnsi="Arial" w:cs="Arial" w:hint="eastAsia"/>
          <w:highlight w:val="yellow"/>
        </w:rPr>
        <w:t>，</w:t>
      </w:r>
      <w:r w:rsidR="00A37D33" w:rsidRPr="0086731D">
        <w:rPr>
          <w:rFonts w:ascii="Arial" w:eastAsia="HGSｺﾞｼｯｸM" w:hAnsi="Arial" w:cs="Arial" w:hint="eastAsia"/>
        </w:rPr>
        <w:t>「</w:t>
      </w:r>
      <w:commentRangeStart w:id="45"/>
      <w:r w:rsidR="00A37D33" w:rsidRPr="0086731D">
        <w:rPr>
          <w:rFonts w:ascii="Arial" w:eastAsia="HGSｺﾞｼｯｸM" w:hAnsi="Arial" w:cs="Arial"/>
        </w:rPr>
        <w:t>動力学的</w:t>
      </w:r>
      <w:commentRangeEnd w:id="45"/>
      <w:r w:rsidR="00AF1B99" w:rsidRPr="0086731D">
        <w:rPr>
          <w:rStyle w:val="aa"/>
          <w:rFonts w:ascii="Arial" w:eastAsia="HGSｺﾞｼｯｸM" w:hAnsi="Arial" w:cs="Arial" w:hint="eastAsia"/>
          <w:sz w:val="21"/>
          <w:szCs w:val="22"/>
        </w:rPr>
        <w:commentReference w:id="45"/>
      </w:r>
      <w:r w:rsidR="00A37D33" w:rsidRPr="0086731D">
        <w:rPr>
          <w:rFonts w:ascii="Arial" w:eastAsia="HGSｺﾞｼｯｸM" w:hAnsi="Arial" w:cs="Arial" w:hint="eastAsia"/>
        </w:rPr>
        <w:t>」を意味する</w:t>
      </w:r>
      <w:r w:rsidR="00A37D33" w:rsidRPr="0086731D">
        <w:rPr>
          <w:rFonts w:ascii="Arial" w:eastAsia="HGSｺﾞｼｯｸM" w:hAnsi="Arial" w:cs="Arial"/>
        </w:rPr>
        <w:t>形容</w:t>
      </w:r>
      <w:r w:rsidR="00A37D33" w:rsidRPr="0086731D">
        <w:rPr>
          <w:rFonts w:ascii="Arial" w:eastAsia="HGSｺﾞｼｯｸM" w:hAnsi="Arial" w:cs="Arial" w:hint="eastAsia"/>
        </w:rPr>
        <w:t>詞が使われています。</w:t>
      </w:r>
    </w:p>
    <w:p w14:paraId="2422193E" w14:textId="77777777" w:rsidR="00A37D33" w:rsidRPr="0086731D" w:rsidRDefault="00A37D33" w:rsidP="00A37D33">
      <w:pPr>
        <w:rPr>
          <w:rFonts w:ascii="Arial" w:eastAsia="HGSｺﾞｼｯｸM" w:hAnsi="Arial" w:cs="Arial"/>
        </w:rPr>
      </w:pPr>
    </w:p>
    <w:p w14:paraId="7EE15CD7" w14:textId="77777777" w:rsidR="00A37D33" w:rsidRPr="0086731D" w:rsidRDefault="00A37D33" w:rsidP="00A37D33">
      <w:pPr>
        <w:rPr>
          <w:rFonts w:ascii="Arial" w:eastAsia="HGSｺﾞｼｯｸM" w:hAnsi="Arial" w:cs="Arial"/>
        </w:rPr>
      </w:pPr>
    </w:p>
    <w:p w14:paraId="60EEEADE" w14:textId="169DD9FF" w:rsidR="00A37D33" w:rsidRPr="0086731D" w:rsidRDefault="00A2664A" w:rsidP="00BD2816">
      <w:pPr>
        <w:rPr>
          <w:rFonts w:ascii="Arial" w:eastAsia="HGSｺﾞｼｯｸM" w:hAnsi="Arial" w:cs="Arial"/>
        </w:rPr>
      </w:pPr>
      <w:ins w:id="46" w:author="TRIVECTOR" w:date="2026-03-03T12:24:00Z" w16du:dateUtc="2026-03-03T03:24:00Z">
        <w:r>
          <w:rPr>
            <w:rFonts w:ascii="Arial" w:eastAsia="HGSｺﾞｼｯｸM" w:hAnsi="Arial" w:cs="Arial" w:hint="eastAsia"/>
            <w:b/>
          </w:rPr>
          <w:t xml:space="preserve">11 </w:t>
        </w:r>
      </w:ins>
      <w:r w:rsidR="00A37D33" w:rsidRPr="0086731D">
        <w:rPr>
          <w:rFonts w:ascii="Arial" w:eastAsia="HGSｺﾞｼｯｸM" w:hAnsi="Arial" w:cs="Arial" w:hint="eastAsia"/>
          <w:b/>
        </w:rPr>
        <w:t>パウル・クレー</w:t>
      </w:r>
      <w:r w:rsidR="00BD2816" w:rsidRPr="00651BE5">
        <w:rPr>
          <w:rFonts w:ascii="Arial" w:eastAsia="HGSｺﾞｼｯｸM" w:hAnsi="Arial" w:cs="Arial" w:hint="eastAsia"/>
          <w:b/>
          <w:highlight w:val="yellow"/>
        </w:rPr>
        <w:t>，</w:t>
      </w:r>
      <w:r w:rsidR="00BD2816" w:rsidRPr="00A94BE0">
        <w:rPr>
          <w:rFonts w:ascii="Arial" w:eastAsia="HGSｺﾞｼｯｸM" w:hAnsi="Arial" w:cs="Arial" w:hint="eastAsia"/>
          <w:b/>
        </w:rPr>
        <w:t>作</w:t>
      </w:r>
      <w:r w:rsidR="00BD2816" w:rsidRPr="007D2897">
        <w:rPr>
          <w:rFonts w:ascii="Arial" w:eastAsia="HGSｺﾞｼｯｸM" w:hAnsi="Arial" w:cs="Arial" w:hint="eastAsia"/>
          <w:b/>
        </w:rPr>
        <w:t>、</w:t>
      </w:r>
      <w:r w:rsidR="00A37D33" w:rsidRPr="0086731D">
        <w:rPr>
          <w:rFonts w:ascii="Arial" w:eastAsia="HGSｺﾞｼｯｸM" w:hAnsi="Arial" w:cs="Arial" w:hint="eastAsia"/>
          <w:b/>
        </w:rPr>
        <w:t>《緑の中庭》</w:t>
      </w:r>
      <w:r w:rsidR="001425AC" w:rsidRPr="001425AC">
        <w:rPr>
          <w:rFonts w:ascii="Arial" w:eastAsia="HGSｺﾞｼｯｸM" w:hAnsi="Arial" w:cs="Arial" w:hint="eastAsia"/>
          <w:b/>
          <w:highlight w:val="yellow"/>
        </w:rPr>
        <w:t>。</w:t>
      </w:r>
      <w:r w:rsidR="001425AC" w:rsidRPr="00326E9B">
        <w:rPr>
          <w:rFonts w:ascii="Arial" w:eastAsia="HGSｺﾞｼｯｸM" w:hAnsi="Arial" w:cs="Arial" w:hint="eastAsia"/>
          <w:b/>
          <w:highlight w:val="yellow"/>
        </w:rPr>
        <w:t>，</w:t>
      </w:r>
      <w:r w:rsidR="00A37D33" w:rsidRPr="0086731D">
        <w:rPr>
          <w:rFonts w:ascii="Arial" w:eastAsia="HGSｺﾞｼｯｸM" w:hAnsi="Arial" w:cs="Arial" w:hint="eastAsia"/>
        </w:rPr>
        <w:t>薄い灰色の層を</w:t>
      </w:r>
      <w:commentRangeStart w:id="47"/>
      <w:r w:rsidR="00A37D33" w:rsidRPr="0086731D">
        <w:rPr>
          <w:rFonts w:ascii="Arial" w:eastAsia="HGSｺﾞｼｯｸM" w:hAnsi="Arial" w:cs="Arial" w:hint="eastAsia"/>
        </w:rPr>
        <w:t>掻</w:t>
      </w:r>
      <w:commentRangeEnd w:id="47"/>
      <w:r w:rsidR="00BD2816" w:rsidRPr="0086731D">
        <w:rPr>
          <w:rStyle w:val="aa"/>
          <w:rFonts w:ascii="Arial" w:eastAsia="HGSｺﾞｼｯｸM" w:hAnsi="Arial" w:cs="Arial" w:hint="eastAsia"/>
          <w:sz w:val="21"/>
          <w:szCs w:val="22"/>
        </w:rPr>
        <w:commentReference w:id="47"/>
      </w:r>
      <w:r w:rsidR="00A37D33" w:rsidRPr="0086731D">
        <w:rPr>
          <w:rFonts w:ascii="Arial" w:eastAsia="HGSｺﾞｼｯｸM" w:hAnsi="Arial" w:cs="Arial" w:hint="eastAsia"/>
        </w:rPr>
        <w:t>き落として</w:t>
      </w:r>
      <w:r w:rsidR="00AF1B99" w:rsidRPr="00326E9B">
        <w:rPr>
          <w:rFonts w:ascii="Arial" w:eastAsia="HGSｺﾞｼｯｸM" w:hAnsi="Arial" w:cs="Arial" w:hint="eastAsia"/>
          <w:b/>
          <w:highlight w:val="yellow"/>
        </w:rPr>
        <w:t>，</w:t>
      </w:r>
      <w:r w:rsidR="00A37D33" w:rsidRPr="00E01E2D">
        <w:rPr>
          <w:rFonts w:ascii="Arial" w:eastAsia="HGSｺﾞｼｯｸM" w:hAnsi="Arial" w:cs="Arial" w:hint="eastAsia"/>
          <w:highlight w:val="magenta"/>
          <w:rPrChange w:id="48" w:author="TRIVECTOR" w:date="2026-03-03T11:59:00Z" w16du:dateUtc="2026-03-03T02:59:00Z">
            <w:rPr>
              <w:rFonts w:ascii="Arial" w:eastAsia="HGSｺﾞｼｯｸM" w:hAnsi="Arial" w:cs="Arial" w:hint="eastAsia"/>
            </w:rPr>
          </w:rPrChange>
        </w:rPr>
        <w:t>下地</w:t>
      </w:r>
      <w:r w:rsidR="00A37D33" w:rsidRPr="0086731D">
        <w:rPr>
          <w:rFonts w:ascii="Arial" w:eastAsia="HGSｺﾞｼｯｸM" w:hAnsi="Arial" w:cs="Arial" w:hint="eastAsia"/>
        </w:rPr>
        <w:t>の一部を露出させた上に、緑の絵具で「中庭」の空間が、ペンでそれを取り囲む建造物が表現されています。格子状のパターンをなす掻き落としの線と、建築物から放射状に引かれた線が、引っかきの感覚を二重に喚起します。</w:t>
      </w:r>
      <w:r w:rsidR="00BD2816" w:rsidRPr="00651BE5">
        <w:rPr>
          <w:rFonts w:ascii="Arial" w:eastAsia="HGSｺﾞｼｯｸM" w:hAnsi="Arial" w:cs="Arial" w:hint="eastAsia"/>
          <w:b/>
          <w:highlight w:val="yellow"/>
        </w:rPr>
        <w:t>，</w:t>
      </w:r>
      <w:r w:rsidR="00A37D33" w:rsidRPr="0086731D">
        <w:rPr>
          <w:rFonts w:ascii="Arial" w:eastAsia="HGSｺﾞｼｯｸM" w:hAnsi="Arial" w:cs="Arial" w:hint="eastAsia"/>
        </w:rPr>
        <w:t>モチーフの輪郭を取り囲む平行線は、クレーの</w:t>
      </w:r>
      <w:r w:rsidR="00A37D33" w:rsidRPr="0086731D">
        <w:rPr>
          <w:rFonts w:ascii="Arial" w:eastAsia="HGSｺﾞｼｯｸM" w:hAnsi="Arial" w:cs="Arial"/>
        </w:rPr>
        <w:t>1920</w:t>
      </w:r>
      <w:r w:rsidR="00A37D33" w:rsidRPr="0086731D">
        <w:rPr>
          <w:rFonts w:ascii="Arial" w:eastAsia="HGSｺﾞｼｯｸM" w:hAnsi="Arial" w:cs="Arial"/>
        </w:rPr>
        <w:t>年代中盤の作品に頻出する表現です。</w:t>
      </w:r>
      <w:r w:rsidR="00A37D33" w:rsidRPr="0086731D">
        <w:rPr>
          <w:rFonts w:ascii="Arial" w:eastAsia="HGSｺﾞｼｯｸM" w:hAnsi="Arial" w:cs="Arial" w:hint="eastAsia"/>
        </w:rPr>
        <w:t>陰影表現のため</w:t>
      </w:r>
      <w:r w:rsidR="00A37D33" w:rsidRPr="0086731D">
        <w:rPr>
          <w:rFonts w:ascii="Arial" w:eastAsia="HGSｺﾞｼｯｸM" w:hAnsi="Arial" w:cs="Arial"/>
        </w:rPr>
        <w:t>のハッチングを思わせるこの線は、長さ、角度、密度を少しずつ変えながら、セピアと黒の</w:t>
      </w:r>
      <w:r w:rsidR="00A37D33" w:rsidRPr="0086731D">
        <w:rPr>
          <w:rFonts w:ascii="Arial" w:eastAsia="HGSｺﾞｼｯｸM" w:hAnsi="Arial" w:cs="Arial"/>
        </w:rPr>
        <w:t>2</w:t>
      </w:r>
      <w:r w:rsidR="00A37D33" w:rsidRPr="0086731D">
        <w:rPr>
          <w:rFonts w:ascii="Arial" w:eastAsia="HGSｺﾞｼｯｸM" w:hAnsi="Arial" w:cs="Arial"/>
        </w:rPr>
        <w:t>色で引かれています。画面下部の長方形は、建造物にも</w:t>
      </w:r>
      <w:r w:rsidR="00A37D33" w:rsidRPr="0086731D">
        <w:rPr>
          <w:rFonts w:ascii="Arial" w:eastAsia="HGSｺﾞｼｯｸM" w:hAnsi="Arial" w:cs="Arial" w:hint="eastAsia"/>
        </w:rPr>
        <w:t>出入</w:t>
      </w:r>
      <w:r w:rsidR="00A37D33" w:rsidRPr="0086731D">
        <w:rPr>
          <w:rFonts w:ascii="Arial" w:eastAsia="HGSｺﾞｼｯｸM" w:hAnsi="Arial" w:cs="Arial"/>
        </w:rPr>
        <w:t>口にも見え、画面の内と外の関係を</w:t>
      </w:r>
      <w:r w:rsidR="007967A0" w:rsidRPr="00326E9B">
        <w:rPr>
          <w:rFonts w:ascii="Arial" w:eastAsia="HGSｺﾞｼｯｸM" w:hAnsi="Arial" w:cs="Arial" w:hint="eastAsia"/>
          <w:b/>
          <w:highlight w:val="yellow"/>
        </w:rPr>
        <w:t>，</w:t>
      </w:r>
      <w:r w:rsidR="00A37D33" w:rsidRPr="0086731D">
        <w:rPr>
          <w:rFonts w:ascii="Arial" w:eastAsia="HGSｺﾞｼｯｸM" w:hAnsi="Arial" w:cs="Arial"/>
        </w:rPr>
        <w:t>複雑なものにしています。</w:t>
      </w:r>
    </w:p>
    <w:p w14:paraId="359E443A" w14:textId="77777777" w:rsidR="00A37D33" w:rsidRPr="0086731D" w:rsidRDefault="00A37D33" w:rsidP="00A37D33">
      <w:pPr>
        <w:rPr>
          <w:rFonts w:ascii="Arial" w:eastAsia="HGSｺﾞｼｯｸM" w:hAnsi="Arial" w:cs="Arial"/>
        </w:rPr>
      </w:pPr>
    </w:p>
    <w:p w14:paraId="13AC3C71" w14:textId="77777777" w:rsidR="00A37D33" w:rsidRPr="0086731D" w:rsidRDefault="00A37D33" w:rsidP="00A37D33">
      <w:pPr>
        <w:rPr>
          <w:rFonts w:ascii="Arial" w:eastAsia="HGSｺﾞｼｯｸM" w:hAnsi="Arial" w:cs="Arial"/>
        </w:rPr>
      </w:pPr>
    </w:p>
    <w:p w14:paraId="4D40B496" w14:textId="2D96F935" w:rsidR="00A37D33" w:rsidRPr="007F5B27" w:rsidRDefault="00A2664A" w:rsidP="007F5B27">
      <w:pPr>
        <w:rPr>
          <w:rFonts w:ascii="HGSｺﾞｼｯｸM" w:eastAsia="HGSｺﾞｼｯｸM"/>
          <w:b/>
        </w:rPr>
      </w:pPr>
      <w:ins w:id="49" w:author="TRIVECTOR" w:date="2026-03-03T12:24:00Z" w16du:dateUtc="2026-03-03T03:24:00Z">
        <w:r>
          <w:rPr>
            <w:rFonts w:ascii="HGSｺﾞｼｯｸM" w:eastAsia="HGSｺﾞｼｯｸM" w:hint="eastAsia"/>
            <w:b/>
          </w:rPr>
          <w:t xml:space="preserve">12 </w:t>
        </w:r>
      </w:ins>
      <w:r w:rsidR="00A37D33" w:rsidRPr="0086731D">
        <w:rPr>
          <w:rFonts w:ascii="HGSｺﾞｼｯｸM" w:eastAsia="HGSｺﾞｼｯｸM" w:hint="eastAsia"/>
          <w:b/>
        </w:rPr>
        <w:t>ハインリヒ・</w:t>
      </w:r>
      <w:r w:rsidR="00A37D33" w:rsidRPr="00E01E2D">
        <w:rPr>
          <w:rFonts w:ascii="HGSｺﾞｼｯｸM" w:eastAsia="HGSｺﾞｼｯｸM" w:hint="eastAsia"/>
          <w:b/>
          <w:highlight w:val="magenta"/>
          <w:rPrChange w:id="50" w:author="TRIVECTOR" w:date="2026-03-03T12:00:00Z" w16du:dateUtc="2026-03-03T03:00:00Z">
            <w:rPr>
              <w:rFonts w:ascii="HGSｺﾞｼｯｸM" w:eastAsia="HGSｺﾞｼｯｸM" w:hint="eastAsia"/>
              <w:b/>
            </w:rPr>
          </w:rPrChange>
        </w:rPr>
        <w:t>カンペンドンク</w:t>
      </w:r>
      <w:r w:rsidR="007F5B27" w:rsidRPr="00651BE5">
        <w:rPr>
          <w:rFonts w:ascii="Arial" w:eastAsia="HGSｺﾞｼｯｸM" w:hAnsi="Arial" w:cs="Arial" w:hint="eastAsia"/>
          <w:b/>
          <w:highlight w:val="yellow"/>
        </w:rPr>
        <w:t>，</w:t>
      </w:r>
      <w:r w:rsidR="007F5B27" w:rsidRPr="00A94BE0">
        <w:rPr>
          <w:rFonts w:ascii="Arial" w:eastAsia="HGSｺﾞｼｯｸM" w:hAnsi="Arial" w:cs="Arial" w:hint="eastAsia"/>
          <w:b/>
        </w:rPr>
        <w:t>作</w:t>
      </w:r>
      <w:r w:rsidR="007F5B27" w:rsidRPr="007D2897">
        <w:rPr>
          <w:rFonts w:ascii="Arial" w:eastAsia="HGSｺﾞｼｯｸM" w:hAnsi="Arial" w:cs="Arial" w:hint="eastAsia"/>
          <w:b/>
        </w:rPr>
        <w:t>、</w:t>
      </w:r>
      <w:r w:rsidR="00A37D33" w:rsidRPr="0086731D">
        <w:rPr>
          <w:rFonts w:ascii="HGSｺﾞｼｯｸM" w:eastAsia="HGSｺﾞｼｯｸM" w:hint="eastAsia"/>
          <w:b/>
        </w:rPr>
        <w:t>《郊外の農民》</w:t>
      </w:r>
      <w:r w:rsidR="001425AC" w:rsidRPr="001425AC">
        <w:rPr>
          <w:rFonts w:ascii="Arial" w:eastAsia="HGSｺﾞｼｯｸM" w:hAnsi="Arial" w:cs="Arial" w:hint="eastAsia"/>
          <w:b/>
          <w:highlight w:val="yellow"/>
        </w:rPr>
        <w:t>。</w:t>
      </w:r>
      <w:r w:rsidR="001425AC" w:rsidRPr="00326E9B">
        <w:rPr>
          <w:rFonts w:ascii="Arial" w:eastAsia="HGSｺﾞｼｯｸM" w:hAnsi="Arial" w:cs="Arial" w:hint="eastAsia"/>
          <w:b/>
          <w:highlight w:val="yellow"/>
        </w:rPr>
        <w:t>，</w:t>
      </w:r>
      <w:r w:rsidR="00A37D33" w:rsidRPr="0086731D">
        <w:rPr>
          <w:rFonts w:ascii="Arial" w:eastAsia="HGSｺﾞｼｯｸM" w:hAnsi="Arial" w:cs="Arial" w:hint="eastAsia"/>
        </w:rPr>
        <w:t>本作品は、背景の建物や鉄塔の形状から、</w:t>
      </w:r>
      <w:r w:rsidR="00A37D33" w:rsidRPr="00E01E2D">
        <w:rPr>
          <w:rFonts w:ascii="Arial" w:eastAsia="HGSｺﾞｼｯｸM" w:hAnsi="Arial" w:cs="Arial" w:hint="eastAsia"/>
          <w:highlight w:val="magenta"/>
          <w:rPrChange w:id="51" w:author="TRIVECTOR" w:date="2026-03-03T12:00:00Z" w16du:dateUtc="2026-03-03T03:00:00Z">
            <w:rPr>
              <w:rFonts w:ascii="Arial" w:eastAsia="HGSｺﾞｼｯｸM" w:hAnsi="Arial" w:cs="Arial" w:hint="eastAsia"/>
            </w:rPr>
          </w:rPrChange>
        </w:rPr>
        <w:t>バイエルン地方南部</w:t>
      </w:r>
      <w:r w:rsidR="00A37D33" w:rsidRPr="0086731D">
        <w:rPr>
          <w:rFonts w:ascii="Arial" w:eastAsia="HGSｺﾞｼｯｸM" w:hAnsi="Arial" w:cs="Arial" w:hint="eastAsia"/>
        </w:rPr>
        <w:t>の炭鉱町、ペンツベルクで描かれたものだと考えられます。</w:t>
      </w:r>
      <w:r w:rsidR="00A37D33" w:rsidRPr="0086731D">
        <w:rPr>
          <w:rFonts w:ascii="Arial" w:eastAsia="HGSｺﾞｼｯｸM" w:hAnsi="Arial" w:cs="Arial" w:hint="eastAsia"/>
        </w:rPr>
        <w:t>1911</w:t>
      </w:r>
      <w:r w:rsidR="00A37D33" w:rsidRPr="0086731D">
        <w:rPr>
          <w:rFonts w:ascii="Arial" w:eastAsia="HGSｺﾞｼｯｸM" w:hAnsi="Arial" w:cs="Arial" w:hint="eastAsia"/>
        </w:rPr>
        <w:t>年から</w:t>
      </w:r>
      <w:r w:rsidR="00A37D33" w:rsidRPr="0086731D">
        <w:rPr>
          <w:rFonts w:ascii="Arial" w:eastAsia="HGSｺﾞｼｯｸM" w:hAnsi="Arial" w:cs="Arial" w:hint="eastAsia"/>
        </w:rPr>
        <w:t>1922</w:t>
      </w:r>
      <w:r w:rsidR="00A37D33" w:rsidRPr="0086731D">
        <w:rPr>
          <w:rFonts w:ascii="Arial" w:eastAsia="HGSｺﾞｼｯｸM" w:hAnsi="Arial" w:cs="Arial" w:hint="eastAsia"/>
        </w:rPr>
        <w:t>年までこの地域に住んでいたカンペンドンクは、家からほど近いこの</w:t>
      </w:r>
      <w:commentRangeStart w:id="52"/>
      <w:r w:rsidR="00A37D33" w:rsidRPr="00E01E2D">
        <w:rPr>
          <w:rFonts w:ascii="Arial" w:eastAsia="HGSｺﾞｼｯｸM" w:hAnsi="Arial" w:cs="Arial" w:hint="eastAsia"/>
          <w:highlight w:val="magenta"/>
          <w:rPrChange w:id="53" w:author="TRIVECTOR" w:date="2026-03-03T12:00:00Z" w16du:dateUtc="2026-03-03T03:00:00Z">
            <w:rPr>
              <w:rFonts w:ascii="Arial" w:eastAsia="HGSｺﾞｼｯｸM" w:hAnsi="Arial" w:cs="Arial" w:hint="eastAsia"/>
            </w:rPr>
          </w:rPrChange>
        </w:rPr>
        <w:t>町</w:t>
      </w:r>
      <w:commentRangeEnd w:id="52"/>
      <w:r w:rsidR="00E01E2D" w:rsidRPr="0086731D">
        <w:rPr>
          <w:rStyle w:val="aa"/>
          <w:rFonts w:ascii="Arial" w:eastAsia="HGSｺﾞｼｯｸM" w:hAnsi="Arial" w:cs="Arial" w:hint="eastAsia"/>
          <w:sz w:val="21"/>
          <w:szCs w:val="22"/>
        </w:rPr>
        <w:commentReference w:id="52"/>
      </w:r>
      <w:r w:rsidR="00A37D33" w:rsidRPr="0086731D">
        <w:rPr>
          <w:rFonts w:ascii="Arial" w:eastAsia="HGSｺﾞｼｯｸM" w:hAnsi="Arial" w:cs="Arial" w:hint="eastAsia"/>
        </w:rPr>
        <w:t>の光景をよく描きました。</w:t>
      </w:r>
      <w:r w:rsidR="007F5B27" w:rsidRPr="007F5B27">
        <w:rPr>
          <w:rFonts w:ascii="HGSｺﾞｼｯｸM" w:eastAsia="HGSｺﾞｼｯｸM" w:hint="eastAsia"/>
          <w:b/>
          <w:highlight w:val="yellow"/>
        </w:rPr>
        <w:t>，</w:t>
      </w:r>
      <w:r w:rsidR="00A37D33" w:rsidRPr="00E01E2D">
        <w:rPr>
          <w:rFonts w:ascii="Arial" w:eastAsia="HGSｺﾞｼｯｸM" w:hAnsi="Arial" w:cs="Arial" w:hint="eastAsia"/>
          <w:highlight w:val="magenta"/>
          <w:rPrChange w:id="54" w:author="TRIVECTOR" w:date="2026-03-03T12:01:00Z" w16du:dateUtc="2026-03-03T03:01:00Z">
            <w:rPr>
              <w:rFonts w:ascii="Arial" w:eastAsia="HGSｺﾞｼｯｸM" w:hAnsi="Arial" w:cs="Arial" w:hint="eastAsia"/>
            </w:rPr>
          </w:rPrChange>
        </w:rPr>
        <w:t>ヤギ</w:t>
      </w:r>
      <w:r w:rsidR="00A37D33" w:rsidRPr="0086731D">
        <w:rPr>
          <w:rFonts w:ascii="Arial" w:eastAsia="HGSｺﾞｼｯｸM" w:hAnsi="Arial" w:cs="Arial" w:hint="eastAsia"/>
        </w:rPr>
        <w:t>や馬たちの素朴な表情と、包み込むような深い赤が、おとぎ話の世界に誘うかのようです。「青騎士」の仲間で、親しい近所づきあいをしていたフランツ・マルクと同じく、カンペンドンクは動物を好んで描きました。左下の青、右端のエメラルドグリーンの小さな</w:t>
      </w:r>
      <w:commentRangeStart w:id="55"/>
      <w:r w:rsidR="00A37D33" w:rsidRPr="0086731D">
        <w:rPr>
          <w:rFonts w:ascii="Arial" w:eastAsia="HGSｺﾞｼｯｸM" w:hAnsi="Arial" w:cs="Arial" w:hint="eastAsia"/>
        </w:rPr>
        <w:t>色面</w:t>
      </w:r>
      <w:commentRangeEnd w:id="55"/>
      <w:r w:rsidR="00E01E2D" w:rsidRPr="0086731D">
        <w:rPr>
          <w:rStyle w:val="aa"/>
          <w:rFonts w:ascii="Arial" w:eastAsia="HGSｺﾞｼｯｸM" w:hAnsi="Arial" w:cs="Arial" w:hint="eastAsia"/>
          <w:sz w:val="21"/>
          <w:szCs w:val="22"/>
        </w:rPr>
        <w:commentReference w:id="55"/>
      </w:r>
      <w:r w:rsidR="00A37D33" w:rsidRPr="0086731D">
        <w:rPr>
          <w:rFonts w:ascii="Arial" w:eastAsia="HGSｺﾞｼｯｸM" w:hAnsi="Arial" w:cs="Arial" w:hint="eastAsia"/>
        </w:rPr>
        <w:t>が、画中のデザイン的な要素として、赤の心地よさを引き立てていま</w:t>
      </w:r>
      <w:r w:rsidR="00A37D33" w:rsidRPr="0086731D">
        <w:rPr>
          <w:rFonts w:ascii="Arial" w:eastAsia="HGSｺﾞｼｯｸM" w:hAnsi="Arial" w:cs="Arial" w:hint="eastAsia"/>
        </w:rPr>
        <w:lastRenderedPageBreak/>
        <w:t>す。</w:t>
      </w:r>
    </w:p>
    <w:p w14:paraId="465CCAB0" w14:textId="77777777" w:rsidR="00A37D33" w:rsidRDefault="00A37D33" w:rsidP="00A37D33">
      <w:pPr>
        <w:rPr>
          <w:rFonts w:ascii="Arial" w:eastAsia="HGSｺﾞｼｯｸM" w:hAnsi="Arial" w:cs="Arial"/>
        </w:rPr>
      </w:pPr>
    </w:p>
    <w:p w14:paraId="597337BF" w14:textId="77777777" w:rsidR="007F5B27" w:rsidRPr="0086731D" w:rsidRDefault="007F5B27" w:rsidP="00A37D33">
      <w:pPr>
        <w:rPr>
          <w:rFonts w:ascii="Arial" w:eastAsia="HGSｺﾞｼｯｸM" w:hAnsi="Arial" w:cs="Arial"/>
        </w:rPr>
      </w:pPr>
    </w:p>
    <w:p w14:paraId="22CFA748" w14:textId="25AE9E41" w:rsidR="007967A0" w:rsidRPr="0086731D" w:rsidRDefault="00A2664A" w:rsidP="00A37D33">
      <w:pPr>
        <w:rPr>
          <w:rFonts w:ascii="Arial" w:eastAsia="HGSｺﾞｼｯｸM" w:hAnsi="Arial" w:cs="Arial"/>
        </w:rPr>
      </w:pPr>
      <w:ins w:id="56" w:author="TRIVECTOR" w:date="2026-03-03T12:25:00Z" w16du:dateUtc="2026-03-03T03:25:00Z">
        <w:r>
          <w:rPr>
            <w:rFonts w:ascii="Arial" w:eastAsia="HGSｺﾞｼｯｸM" w:hAnsi="Arial" w:cs="Arial" w:hint="eastAsia"/>
            <w:b/>
          </w:rPr>
          <w:t xml:space="preserve">13 </w:t>
        </w:r>
      </w:ins>
      <w:r w:rsidR="00A37D33" w:rsidRPr="0086731D">
        <w:rPr>
          <w:rFonts w:ascii="Arial" w:eastAsia="HGSｺﾞｼｯｸM" w:hAnsi="Arial" w:cs="Arial" w:hint="eastAsia"/>
          <w:b/>
        </w:rPr>
        <w:t>ヴァシリー・カンディンスキー</w:t>
      </w:r>
      <w:r w:rsidR="007F5B27" w:rsidRPr="00651BE5">
        <w:rPr>
          <w:rFonts w:ascii="Arial" w:eastAsia="HGSｺﾞｼｯｸM" w:hAnsi="Arial" w:cs="Arial" w:hint="eastAsia"/>
          <w:b/>
          <w:highlight w:val="yellow"/>
        </w:rPr>
        <w:t>，</w:t>
      </w:r>
      <w:r w:rsidR="007F5B27" w:rsidRPr="009F1311">
        <w:rPr>
          <w:rFonts w:ascii="Arial" w:eastAsia="HGSｺﾞｼｯｸM" w:hAnsi="Arial" w:cs="Arial" w:hint="eastAsia"/>
          <w:b/>
          <w:highlight w:val="magenta"/>
          <w:rPrChange w:id="57" w:author="TRIVECTOR" w:date="2026-03-03T12:04:00Z" w16du:dateUtc="2026-03-03T03:04:00Z">
            <w:rPr>
              <w:rFonts w:ascii="Arial" w:eastAsia="HGSｺﾞｼｯｸM" w:hAnsi="Arial" w:cs="Arial" w:hint="eastAsia"/>
              <w:b/>
            </w:rPr>
          </w:rPrChange>
        </w:rPr>
        <w:t>作、</w:t>
      </w:r>
      <w:r w:rsidR="00A37D33" w:rsidRPr="0086731D">
        <w:rPr>
          <w:rFonts w:ascii="Arial" w:eastAsia="HGSｺﾞｼｯｸM" w:hAnsi="Arial" w:cs="Arial" w:hint="eastAsia"/>
          <w:b/>
        </w:rPr>
        <w:t>《水門》</w:t>
      </w:r>
      <w:r w:rsidR="001425AC" w:rsidRPr="001425AC">
        <w:rPr>
          <w:rFonts w:ascii="Arial" w:eastAsia="HGSｺﾞｼｯｸM" w:hAnsi="Arial" w:cs="Arial" w:hint="eastAsia"/>
          <w:b/>
          <w:highlight w:val="yellow"/>
        </w:rPr>
        <w:t>。</w:t>
      </w:r>
      <w:r w:rsidR="001425AC" w:rsidRPr="00326E9B">
        <w:rPr>
          <w:rFonts w:ascii="Arial" w:eastAsia="HGSｺﾞｼｯｸM" w:hAnsi="Arial" w:cs="Arial" w:hint="eastAsia"/>
          <w:b/>
          <w:highlight w:val="yellow"/>
        </w:rPr>
        <w:t>，</w:t>
      </w:r>
      <w:r w:rsidR="00A37D33" w:rsidRPr="0086731D">
        <w:rPr>
          <w:rFonts w:ascii="Arial" w:eastAsia="HGSｺﾞｼｯｸM" w:hAnsi="Arial" w:cs="Arial" w:hint="eastAsia"/>
        </w:rPr>
        <w:t>川沿いの小道を一人の女性が歩く</w:t>
      </w:r>
      <w:r w:rsidR="007967A0" w:rsidRPr="00326E9B">
        <w:rPr>
          <w:rFonts w:ascii="Arial" w:eastAsia="HGSｺﾞｼｯｸM" w:hAnsi="Arial" w:cs="Arial" w:hint="eastAsia"/>
          <w:b/>
          <w:highlight w:val="yellow"/>
        </w:rPr>
        <w:t>，</w:t>
      </w:r>
      <w:r w:rsidR="00A37D33" w:rsidRPr="0086731D">
        <w:rPr>
          <w:rFonts w:ascii="Arial" w:eastAsia="HGSｺﾞｼｯｸM" w:hAnsi="Arial" w:cs="Arial" w:hint="eastAsia"/>
        </w:rPr>
        <w:t>静かな光景。高い木々や、それらが映る</w:t>
      </w:r>
      <w:commentRangeStart w:id="58"/>
      <w:commentRangeStart w:id="59"/>
      <w:r w:rsidR="00A37D33" w:rsidRPr="0086731D">
        <w:rPr>
          <w:rFonts w:ascii="Arial" w:eastAsia="HGSｺﾞｼｯｸM" w:hAnsi="Arial" w:cs="Arial" w:hint="eastAsia"/>
        </w:rPr>
        <w:t>水面</w:t>
      </w:r>
      <w:commentRangeEnd w:id="59"/>
      <w:r w:rsidR="007967A0" w:rsidRPr="0086731D">
        <w:rPr>
          <w:rStyle w:val="aa"/>
          <w:rFonts w:ascii="Arial" w:eastAsia="HGSｺﾞｼｯｸM" w:hAnsi="Arial" w:cs="Arial" w:hint="eastAsia"/>
          <w:sz w:val="21"/>
          <w:szCs w:val="22"/>
        </w:rPr>
        <w:commentReference w:id="59"/>
      </w:r>
      <w:commentRangeEnd w:id="58"/>
      <w:r w:rsidR="009F1311" w:rsidRPr="0086731D">
        <w:rPr>
          <w:rStyle w:val="aa"/>
          <w:rFonts w:ascii="Arial" w:eastAsia="HGSｺﾞｼｯｸM" w:hAnsi="Arial" w:cs="Arial" w:hint="eastAsia"/>
          <w:sz w:val="21"/>
          <w:szCs w:val="22"/>
        </w:rPr>
        <w:commentReference w:id="58"/>
      </w:r>
      <w:r w:rsidR="00A37D33" w:rsidRPr="0086731D">
        <w:rPr>
          <w:rFonts w:ascii="Arial" w:eastAsia="HGSｺﾞｼｯｸM" w:hAnsi="Arial" w:cs="Arial" w:hint="eastAsia"/>
        </w:rPr>
        <w:t>などの深い色調が広がる中に、ただ一つの人工物である</w:t>
      </w:r>
      <w:r w:rsidR="007967A0" w:rsidRPr="00326E9B">
        <w:rPr>
          <w:rFonts w:ascii="Arial" w:eastAsia="HGSｺﾞｼｯｸM" w:hAnsi="Arial" w:cs="Arial" w:hint="eastAsia"/>
          <w:b/>
          <w:highlight w:val="yellow"/>
        </w:rPr>
        <w:t>，</w:t>
      </w:r>
      <w:r w:rsidR="00A37D33" w:rsidRPr="0086731D">
        <w:rPr>
          <w:rFonts w:ascii="Arial" w:eastAsia="HGSｺﾞｼｯｸM" w:hAnsi="Arial" w:cs="Arial" w:hint="eastAsia"/>
        </w:rPr>
        <w:t>白い水門が映えています。</w:t>
      </w:r>
      <w:r w:rsidR="007F5B27" w:rsidRPr="007F5B27">
        <w:rPr>
          <w:rFonts w:ascii="Arial" w:eastAsia="HGSｺﾞｼｯｸM" w:hAnsi="Arial" w:cs="Arial" w:hint="eastAsia"/>
          <w:highlight w:val="yellow"/>
        </w:rPr>
        <w:t>，</w:t>
      </w:r>
      <w:r w:rsidR="00A37D33" w:rsidRPr="0086731D">
        <w:rPr>
          <w:rFonts w:ascii="Arial" w:eastAsia="HGSｺﾞｼｯｸM" w:hAnsi="Arial" w:cs="Arial" w:hint="eastAsia"/>
        </w:rPr>
        <w:t>初期のカンディンスキーは、ミュンヘンの郊外や旅行先にいつもカンヴァスボードを携えて、大胆なタッチで風景を写生しました。時にはそれらを下絵に、アトリエで大きなサイズの絵を制作することもありました。《水門》</w:t>
      </w:r>
      <w:r w:rsidR="001425AC" w:rsidRPr="001425AC">
        <w:rPr>
          <w:rFonts w:ascii="Arial" w:eastAsia="HGSｺﾞｼｯｸM" w:hAnsi="Arial" w:cs="Arial" w:hint="eastAsia"/>
          <w:highlight w:val="yellow"/>
        </w:rPr>
        <w:t>，</w:t>
      </w:r>
      <w:r w:rsidR="00A37D33" w:rsidRPr="0086731D">
        <w:rPr>
          <w:rFonts w:ascii="Arial" w:eastAsia="HGSｺﾞｼｯｸM" w:hAnsi="Arial" w:cs="Arial" w:hint="eastAsia"/>
        </w:rPr>
        <w:t>はその</w:t>
      </w:r>
      <w:r w:rsidR="00A37D33" w:rsidRPr="0086731D">
        <w:rPr>
          <w:rFonts w:ascii="Arial" w:eastAsia="HGSｺﾞｼｯｸM" w:hAnsi="Arial" w:cs="Arial"/>
        </w:rPr>
        <w:t>1</w:t>
      </w:r>
      <w:r w:rsidR="00A37D33" w:rsidRPr="0086731D">
        <w:rPr>
          <w:rFonts w:ascii="Arial" w:eastAsia="HGSｺﾞｼｯｸM" w:hAnsi="Arial" w:cs="Arial"/>
        </w:rPr>
        <w:t>点で、資料から</w:t>
      </w:r>
      <w:r w:rsidR="007967A0" w:rsidRPr="00326E9B">
        <w:rPr>
          <w:rFonts w:ascii="Arial" w:eastAsia="HGSｺﾞｼｯｸM" w:hAnsi="Arial" w:cs="Arial" w:hint="eastAsia"/>
          <w:b/>
          <w:highlight w:val="yellow"/>
        </w:rPr>
        <w:t>，</w:t>
      </w:r>
      <w:r w:rsidR="00A37D33" w:rsidRPr="0086731D">
        <w:rPr>
          <w:rFonts w:ascii="Arial" w:eastAsia="HGSｺﾞｼｯｸM" w:hAnsi="Arial" w:cs="Arial"/>
        </w:rPr>
        <w:t>ロシアの風景だと推測されています。</w:t>
      </w:r>
      <w:r w:rsidR="00A37D33" w:rsidRPr="0086731D">
        <w:rPr>
          <w:rFonts w:ascii="Arial" w:eastAsia="HGSｺﾞｼｯｸM" w:hAnsi="Arial" w:cs="Arial" w:hint="eastAsia"/>
        </w:rPr>
        <w:t>画家自身にとって手応えのある作品だったようで、</w:t>
      </w:r>
      <w:r w:rsidR="00A37D33" w:rsidRPr="0086731D">
        <w:rPr>
          <w:rFonts w:ascii="Arial" w:eastAsia="HGSｺﾞｼｯｸM" w:hAnsi="Arial" w:cs="Arial" w:hint="eastAsia"/>
        </w:rPr>
        <w:t>1913</w:t>
      </w:r>
      <w:r w:rsidR="00A37D33" w:rsidRPr="0086731D">
        <w:rPr>
          <w:rFonts w:ascii="Arial" w:eastAsia="HGSｺﾞｼｯｸM" w:hAnsi="Arial" w:cs="Arial" w:hint="eastAsia"/>
        </w:rPr>
        <w:t>年に刊行された自選作品集に、風景画の中では唯一掲載されました。</w:t>
      </w:r>
    </w:p>
    <w:p w14:paraId="021A1DD5" w14:textId="77777777" w:rsidR="00A37D33" w:rsidRDefault="00A37D33" w:rsidP="00A37D33">
      <w:pPr>
        <w:rPr>
          <w:rFonts w:ascii="Arial" w:eastAsia="HGSｺﾞｼｯｸM" w:hAnsi="Arial" w:cs="Arial"/>
        </w:rPr>
      </w:pPr>
    </w:p>
    <w:p w14:paraId="2711DBA5" w14:textId="77777777" w:rsidR="001F0305" w:rsidRPr="0086731D" w:rsidRDefault="001F0305" w:rsidP="00A37D33">
      <w:pPr>
        <w:rPr>
          <w:rFonts w:ascii="Arial" w:eastAsia="HGSｺﾞｼｯｸM" w:hAnsi="Arial" w:cs="Arial"/>
        </w:rPr>
      </w:pPr>
    </w:p>
    <w:p w14:paraId="6A613463" w14:textId="47EBD013" w:rsidR="007967A0" w:rsidRPr="007967A0" w:rsidRDefault="00A2664A" w:rsidP="00A37D33">
      <w:pPr>
        <w:rPr>
          <w:rFonts w:ascii="Arial" w:eastAsia="HGSｺﾞｼｯｸM" w:hAnsi="Arial" w:cs="Arial"/>
        </w:rPr>
      </w:pPr>
      <w:ins w:id="60" w:author="TRIVECTOR" w:date="2026-03-03T12:25:00Z" w16du:dateUtc="2026-03-03T03:25:00Z">
        <w:r>
          <w:rPr>
            <w:rFonts w:ascii="Arial" w:eastAsia="HGSｺﾞｼｯｸM" w:hAnsi="Arial" w:cs="Arial" w:hint="eastAsia"/>
            <w:b/>
          </w:rPr>
          <w:t xml:space="preserve">14 </w:t>
        </w:r>
      </w:ins>
      <w:r w:rsidR="00A37D33" w:rsidRPr="0086731D">
        <w:rPr>
          <w:rFonts w:ascii="Arial" w:eastAsia="HGSｺﾞｼｯｸM" w:hAnsi="Arial" w:cs="Arial" w:hint="eastAsia"/>
          <w:b/>
        </w:rPr>
        <w:t>ヴァシリー・カンディンスキー</w:t>
      </w:r>
      <w:r w:rsidR="007F5B27" w:rsidRPr="00651BE5">
        <w:rPr>
          <w:rFonts w:ascii="Arial" w:eastAsia="HGSｺﾞｼｯｸM" w:hAnsi="Arial" w:cs="Arial" w:hint="eastAsia"/>
          <w:b/>
          <w:highlight w:val="yellow"/>
        </w:rPr>
        <w:t>，</w:t>
      </w:r>
      <w:r w:rsidR="007F5B27" w:rsidRPr="00A94BE0">
        <w:rPr>
          <w:rFonts w:ascii="Arial" w:eastAsia="HGSｺﾞｼｯｸM" w:hAnsi="Arial" w:cs="Arial" w:hint="eastAsia"/>
          <w:b/>
        </w:rPr>
        <w:t>作</w:t>
      </w:r>
      <w:r w:rsidR="007F5B27" w:rsidRPr="007D2897">
        <w:rPr>
          <w:rFonts w:ascii="Arial" w:eastAsia="HGSｺﾞｼｯｸM" w:hAnsi="Arial" w:cs="Arial" w:hint="eastAsia"/>
          <w:b/>
        </w:rPr>
        <w:t>、</w:t>
      </w:r>
      <w:r w:rsidR="00A37D33" w:rsidRPr="0086731D">
        <w:rPr>
          <w:rFonts w:ascii="Arial" w:eastAsia="HGSｺﾞｼｯｸM" w:hAnsi="Arial" w:cs="Arial" w:hint="eastAsia"/>
          <w:b/>
        </w:rPr>
        <w:t>《活気ある安定》</w:t>
      </w:r>
      <w:r w:rsidR="001425AC" w:rsidRPr="001425AC">
        <w:rPr>
          <w:rFonts w:ascii="Arial" w:eastAsia="HGSｺﾞｼｯｸM" w:hAnsi="Arial" w:cs="Arial" w:hint="eastAsia"/>
          <w:b/>
          <w:highlight w:val="yellow"/>
        </w:rPr>
        <w:t>。</w:t>
      </w:r>
      <w:r w:rsidR="001425AC" w:rsidRPr="00326E9B">
        <w:rPr>
          <w:rFonts w:ascii="Arial" w:eastAsia="HGSｺﾞｼｯｸM" w:hAnsi="Arial" w:cs="Arial" w:hint="eastAsia"/>
          <w:b/>
          <w:highlight w:val="yellow"/>
        </w:rPr>
        <w:t>，</w:t>
      </w:r>
      <w:r w:rsidR="00A37D33" w:rsidRPr="0086731D">
        <w:rPr>
          <w:rFonts w:ascii="Arial" w:eastAsia="HGSｺﾞｼｯｸM" w:hAnsi="Arial" w:cs="Arial" w:hint="eastAsia"/>
        </w:rPr>
        <w:t>パリを舞台としたカンディンスキー晩年の作品には、この地の芸術家との交流や</w:t>
      </w:r>
      <w:r w:rsidR="007967A0" w:rsidRPr="00326E9B">
        <w:rPr>
          <w:rFonts w:ascii="Arial" w:eastAsia="HGSｺﾞｼｯｸM" w:hAnsi="Arial" w:cs="Arial" w:hint="eastAsia"/>
          <w:b/>
          <w:highlight w:val="yellow"/>
        </w:rPr>
        <w:t>，</w:t>
      </w:r>
      <w:r w:rsidR="00A37D33" w:rsidRPr="0086731D">
        <w:rPr>
          <w:rFonts w:ascii="Arial" w:eastAsia="HGSｺﾞｼｯｸM" w:hAnsi="Arial" w:cs="Arial" w:hint="eastAsia"/>
        </w:rPr>
        <w:t>自然科学への関心を通じて、微生物のような変則的な形体がよく登場します。また</w:t>
      </w:r>
      <w:r w:rsidR="001425AC" w:rsidRPr="001425AC">
        <w:rPr>
          <w:rFonts w:ascii="Arial" w:eastAsia="HGSｺﾞｼｯｸM" w:hAnsi="Arial" w:cs="Arial" w:hint="eastAsia"/>
          <w:highlight w:val="yellow"/>
        </w:rPr>
        <w:t>，</w:t>
      </w:r>
      <w:r w:rsidR="00A37D33" w:rsidRPr="0086731D">
        <w:rPr>
          <w:rFonts w:ascii="Arial" w:eastAsia="HGSｺﾞｼｯｸM" w:hAnsi="Arial" w:cs="Arial" w:hint="eastAsia"/>
        </w:rPr>
        <w:t>「複雑と単純」</w:t>
      </w:r>
      <w:r w:rsidR="001425AC" w:rsidRPr="001425AC">
        <w:rPr>
          <w:rFonts w:ascii="Arial" w:eastAsia="HGSｺﾞｼｯｸM" w:hAnsi="Arial" w:cs="Arial" w:hint="eastAsia"/>
          <w:highlight w:val="yellow"/>
        </w:rPr>
        <w:t>，</w:t>
      </w:r>
      <w:r w:rsidR="00A37D33" w:rsidRPr="0086731D">
        <w:rPr>
          <w:rFonts w:ascii="Arial" w:eastAsia="HGSｺﾞｼｯｸM" w:hAnsi="Arial" w:cs="Arial" w:hint="eastAsia"/>
        </w:rPr>
        <w:t>「分割と結合」</w:t>
      </w:r>
      <w:r w:rsidR="001425AC" w:rsidRPr="001425AC">
        <w:rPr>
          <w:rFonts w:ascii="Arial" w:eastAsia="HGSｺﾞｼｯｸM" w:hAnsi="Arial" w:cs="Arial" w:hint="eastAsia"/>
          <w:highlight w:val="yellow"/>
        </w:rPr>
        <w:t>，</w:t>
      </w:r>
      <w:r w:rsidR="00A37D33" w:rsidRPr="0086731D">
        <w:rPr>
          <w:rFonts w:ascii="Arial" w:eastAsia="HGSｺﾞｼｯｸM" w:hAnsi="Arial" w:cs="Arial" w:hint="eastAsia"/>
        </w:rPr>
        <w:t>など、相反する概念の共存が</w:t>
      </w:r>
      <w:r w:rsidR="007967A0" w:rsidRPr="00326E9B">
        <w:rPr>
          <w:rFonts w:ascii="Arial" w:eastAsia="HGSｺﾞｼｯｸM" w:hAnsi="Arial" w:cs="Arial" w:hint="eastAsia"/>
          <w:b/>
          <w:highlight w:val="yellow"/>
        </w:rPr>
        <w:t>，</w:t>
      </w:r>
      <w:r w:rsidR="00A37D33" w:rsidRPr="0086731D">
        <w:rPr>
          <w:rFonts w:ascii="Arial" w:eastAsia="HGSｺﾞｼｯｸM" w:hAnsi="Arial" w:cs="Arial" w:hint="eastAsia"/>
        </w:rPr>
        <w:t>しばしば主題となりました。</w:t>
      </w:r>
      <w:r w:rsidR="007F5B27" w:rsidRPr="007F5B27">
        <w:rPr>
          <w:rFonts w:ascii="Arial" w:eastAsia="HGSｺﾞｼｯｸM" w:hAnsi="Arial" w:cs="Arial" w:hint="eastAsia"/>
          <w:b/>
          <w:highlight w:val="yellow"/>
        </w:rPr>
        <w:t>，</w:t>
      </w:r>
      <w:r w:rsidR="00A37D33" w:rsidRPr="0086731D">
        <w:rPr>
          <w:rFonts w:ascii="Arial" w:eastAsia="HGSｺﾞｼｯｸM" w:hAnsi="Arial" w:cs="Arial" w:hint="eastAsia"/>
        </w:rPr>
        <w:t>本作品もその一種。画家自身の解説によれば、左右の垂直軸が支える</w:t>
      </w:r>
      <w:r w:rsidR="001425AC" w:rsidRPr="001425AC">
        <w:rPr>
          <w:rFonts w:ascii="Arial" w:eastAsia="HGSｺﾞｼｯｸM" w:hAnsi="Arial" w:cs="Arial" w:hint="eastAsia"/>
          <w:highlight w:val="yellow"/>
        </w:rPr>
        <w:t>，</w:t>
      </w:r>
      <w:r w:rsidR="00A37D33" w:rsidRPr="0086731D">
        <w:rPr>
          <w:rFonts w:ascii="Arial" w:eastAsia="HGSｺﾞｼｯｸM" w:hAnsi="Arial" w:cs="Arial" w:hint="eastAsia"/>
        </w:rPr>
        <w:t>「型通りの動きのない構成」</w:t>
      </w:r>
      <w:r w:rsidR="001425AC" w:rsidRPr="001425AC">
        <w:rPr>
          <w:rFonts w:ascii="Arial" w:eastAsia="HGSｺﾞｼｯｸM" w:hAnsi="Arial" w:cs="Arial" w:hint="eastAsia"/>
          <w:highlight w:val="yellow"/>
        </w:rPr>
        <w:t>，</w:t>
      </w:r>
      <w:r w:rsidR="00A37D33" w:rsidRPr="0086731D">
        <w:rPr>
          <w:rFonts w:ascii="Arial" w:eastAsia="HGSｺﾞｼｯｸM" w:hAnsi="Arial" w:cs="Arial" w:hint="eastAsia"/>
        </w:rPr>
        <w:t>の堅苦しさを、すみれ色の円と赤い四角形の間の対角線上の緊張関係が緩和します。さらに、動物や楽器を連想させる「自由な形態」</w:t>
      </w:r>
      <w:r w:rsidR="001425AC" w:rsidRPr="001425AC">
        <w:rPr>
          <w:rFonts w:ascii="Arial" w:eastAsia="HGSｺﾞｼｯｸM" w:hAnsi="Arial" w:cs="Arial" w:hint="eastAsia"/>
          <w:highlight w:val="yellow"/>
        </w:rPr>
        <w:t>，</w:t>
      </w:r>
      <w:r w:rsidR="00A37D33" w:rsidRPr="0086731D">
        <w:rPr>
          <w:rFonts w:ascii="Arial" w:eastAsia="HGSｺﾞｼｯｸM" w:hAnsi="Arial" w:cs="Arial" w:hint="eastAsia"/>
        </w:rPr>
        <w:t>や、画面下部のくさび形が緊張を和らげるために、「活気ある安定」</w:t>
      </w:r>
      <w:r w:rsidR="001425AC" w:rsidRPr="001425AC">
        <w:rPr>
          <w:rFonts w:ascii="Arial" w:eastAsia="HGSｺﾞｼｯｸM" w:hAnsi="Arial" w:cs="Arial" w:hint="eastAsia"/>
          <w:highlight w:val="yellow"/>
        </w:rPr>
        <w:t>，</w:t>
      </w:r>
      <w:r w:rsidR="00A37D33" w:rsidRPr="0086731D">
        <w:rPr>
          <w:rFonts w:ascii="Arial" w:eastAsia="HGSｺﾞｼｯｸM" w:hAnsi="Arial" w:cs="Arial" w:hint="eastAsia"/>
        </w:rPr>
        <w:t>が成立しています。</w:t>
      </w:r>
    </w:p>
    <w:p w14:paraId="3CB3066F" w14:textId="77777777" w:rsidR="007967A0" w:rsidRDefault="007967A0" w:rsidP="00A37D33">
      <w:pPr>
        <w:rPr>
          <w:rFonts w:ascii="Arial" w:eastAsia="HGSｺﾞｼｯｸM" w:hAnsi="Arial" w:cs="Arial"/>
        </w:rPr>
      </w:pPr>
    </w:p>
    <w:p w14:paraId="0201530B" w14:textId="77777777" w:rsidR="00EE6F6D" w:rsidRPr="0086731D" w:rsidRDefault="00EE6F6D" w:rsidP="00A37D33">
      <w:pPr>
        <w:rPr>
          <w:rFonts w:ascii="Arial" w:eastAsia="HGSｺﾞｼｯｸM" w:hAnsi="Arial" w:cs="Arial"/>
        </w:rPr>
      </w:pPr>
    </w:p>
    <w:p w14:paraId="55EB4970" w14:textId="515CE4C2" w:rsidR="00A37D33" w:rsidRPr="001F0305" w:rsidRDefault="00A2664A" w:rsidP="00A37D33">
      <w:pPr>
        <w:rPr>
          <w:rFonts w:ascii="Arial" w:eastAsia="HGSｺﾞｼｯｸM" w:hAnsi="Arial" w:cs="Arial"/>
          <w:b/>
        </w:rPr>
      </w:pPr>
      <w:ins w:id="61" w:author="TRIVECTOR" w:date="2026-03-03T12:25:00Z" w16du:dateUtc="2026-03-03T03:25:00Z">
        <w:r>
          <w:rPr>
            <w:rFonts w:ascii="Arial" w:eastAsia="HGSｺﾞｼｯｸM" w:hAnsi="Arial" w:cs="Arial" w:hint="eastAsia"/>
            <w:b/>
          </w:rPr>
          <w:t xml:space="preserve">15 </w:t>
        </w:r>
      </w:ins>
      <w:r w:rsidR="00A37D33" w:rsidRPr="0086731D">
        <w:rPr>
          <w:rFonts w:ascii="Arial" w:eastAsia="HGSｺﾞｼｯｸM" w:hAnsi="Arial" w:cs="Arial"/>
          <w:b/>
        </w:rPr>
        <w:t>ヘルマン・マックス・ペヒシュタイン</w:t>
      </w:r>
      <w:r w:rsidR="00EE6F6D" w:rsidRPr="00651BE5">
        <w:rPr>
          <w:rFonts w:ascii="Arial" w:eastAsia="HGSｺﾞｼｯｸM" w:hAnsi="Arial" w:cs="Arial" w:hint="eastAsia"/>
          <w:b/>
          <w:highlight w:val="yellow"/>
        </w:rPr>
        <w:t>，</w:t>
      </w:r>
      <w:r w:rsidR="00EE6F6D" w:rsidRPr="00A94BE0">
        <w:rPr>
          <w:rFonts w:ascii="Arial" w:eastAsia="HGSｺﾞｼｯｸM" w:hAnsi="Arial" w:cs="Arial" w:hint="eastAsia"/>
          <w:b/>
        </w:rPr>
        <w:t>作</w:t>
      </w:r>
      <w:r w:rsidR="00EE6F6D" w:rsidRPr="007D2897">
        <w:rPr>
          <w:rFonts w:ascii="Arial" w:eastAsia="HGSｺﾞｼｯｸM" w:hAnsi="Arial" w:cs="Arial" w:hint="eastAsia"/>
          <w:b/>
        </w:rPr>
        <w:t>、</w:t>
      </w:r>
      <w:r w:rsidR="00A37D33" w:rsidRPr="0086731D">
        <w:rPr>
          <w:rFonts w:ascii="Arial" w:eastAsia="HGSｺﾞｼｯｸM" w:hAnsi="Arial" w:cs="Arial" w:hint="eastAsia"/>
          <w:b/>
        </w:rPr>
        <w:t>《</w:t>
      </w:r>
      <w:r w:rsidR="00A37D33" w:rsidRPr="0086731D">
        <w:rPr>
          <w:rFonts w:ascii="Arial" w:eastAsia="HGSｺﾞｼｯｸM" w:hAnsi="Arial" w:cs="Arial"/>
          <w:b/>
        </w:rPr>
        <w:t>パイプ煙草を吸う漁師</w:t>
      </w:r>
      <w:r w:rsidR="00A37D33" w:rsidRPr="0086731D">
        <w:rPr>
          <w:rFonts w:ascii="Arial" w:eastAsia="HGSｺﾞｼｯｸM" w:hAnsi="Arial" w:cs="Arial" w:hint="eastAsia"/>
          <w:b/>
        </w:rPr>
        <w:t>》</w:t>
      </w:r>
      <w:r w:rsidR="001425AC" w:rsidRPr="001425AC">
        <w:rPr>
          <w:rFonts w:ascii="Arial" w:eastAsia="HGSｺﾞｼｯｸM" w:hAnsi="Arial" w:cs="Arial" w:hint="eastAsia"/>
          <w:b/>
          <w:highlight w:val="yellow"/>
        </w:rPr>
        <w:t>。</w:t>
      </w:r>
      <w:r w:rsidR="001425AC" w:rsidRPr="00326E9B">
        <w:rPr>
          <w:rFonts w:ascii="Arial" w:eastAsia="HGSｺﾞｼｯｸM" w:hAnsi="Arial" w:cs="Arial" w:hint="eastAsia"/>
          <w:b/>
          <w:highlight w:val="yellow"/>
        </w:rPr>
        <w:t>，</w:t>
      </w:r>
      <w:r w:rsidR="00A37D33" w:rsidRPr="0086731D">
        <w:rPr>
          <w:rFonts w:ascii="Arial" w:eastAsia="HGSｺﾞｼｯｸM" w:hAnsi="Arial" w:cs="Arial" w:hint="eastAsia"/>
        </w:rPr>
        <w:t>ブリュッケの画家たちは、夏の時季には慌ただしい都市部を離れ、自然豊かな土地に滞在して制作しました。本作品は</w:t>
      </w:r>
      <w:r w:rsidR="00A37D33" w:rsidRPr="009F1311">
        <w:rPr>
          <w:rFonts w:ascii="Arial" w:eastAsia="HGSｺﾞｼｯｸM" w:hAnsi="Arial" w:cs="Arial" w:hint="eastAsia"/>
          <w:highlight w:val="magenta"/>
          <w:rPrChange w:id="62" w:author="TRIVECTOR" w:date="2026-03-03T12:07:00Z" w16du:dateUtc="2026-03-03T03:07:00Z">
            <w:rPr>
              <w:rFonts w:ascii="Arial" w:eastAsia="HGSｺﾞｼｯｸM" w:hAnsi="Arial" w:cs="Arial" w:hint="eastAsia"/>
            </w:rPr>
          </w:rPrChange>
        </w:rPr>
        <w:t>バルト</w:t>
      </w:r>
      <w:r w:rsidR="00A37D33" w:rsidRPr="0086731D">
        <w:rPr>
          <w:rFonts w:ascii="Arial" w:eastAsia="HGSｺﾞｼｯｸM" w:hAnsi="Arial" w:cs="Arial" w:hint="eastAsia"/>
        </w:rPr>
        <w:t>海沿岸の漁村ニデン</w:t>
      </w:r>
      <w:r w:rsidR="001425AC" w:rsidRPr="001425AC">
        <w:rPr>
          <w:rFonts w:ascii="Arial" w:eastAsia="HGSｺﾞｼｯｸM" w:hAnsi="Arial" w:cs="Arial" w:hint="eastAsia"/>
          <w:highlight w:val="yellow"/>
        </w:rPr>
        <w:t>，</w:t>
      </w:r>
      <w:r w:rsidR="00FC2480" w:rsidRPr="00FC2480">
        <w:rPr>
          <w:rFonts w:ascii="Arial" w:eastAsia="HGSｺﾞｼｯｸM" w:hAnsi="Arial" w:cs="Arial" w:hint="eastAsia"/>
          <w:highlight w:val="yellow"/>
        </w:rPr>
        <w:t>現在の</w:t>
      </w:r>
      <w:r w:rsidR="00A37D33" w:rsidRPr="0086731D">
        <w:rPr>
          <w:rFonts w:ascii="Arial" w:eastAsia="HGSｺﾞｼｯｸM" w:hAnsi="Arial" w:cs="Arial" w:hint="eastAsia"/>
        </w:rPr>
        <w:t>リトアニア領</w:t>
      </w:r>
      <w:r w:rsidR="00A37D33" w:rsidRPr="009F1311">
        <w:rPr>
          <w:rFonts w:ascii="Arial" w:eastAsia="HGSｺﾞｼｯｸM" w:hAnsi="Arial" w:cs="Arial" w:hint="eastAsia"/>
          <w:highlight w:val="magenta"/>
          <w:rPrChange w:id="63" w:author="TRIVECTOR" w:date="2026-03-03T12:07:00Z" w16du:dateUtc="2026-03-03T03:07:00Z">
            <w:rPr>
              <w:rFonts w:ascii="Arial" w:eastAsia="HGSｺﾞｼｯｸM" w:hAnsi="Arial" w:cs="Arial" w:hint="eastAsia"/>
            </w:rPr>
          </w:rPrChange>
        </w:rPr>
        <w:t>ニダ</w:t>
      </w:r>
      <w:r w:rsidR="00A37D33" w:rsidRPr="0086731D">
        <w:rPr>
          <w:rFonts w:ascii="Arial" w:eastAsia="HGSｺﾞｼｯｸM" w:hAnsi="Arial" w:cs="Arial" w:hint="eastAsia"/>
        </w:rPr>
        <w:t>で描かれたものです。</w:t>
      </w:r>
      <w:r w:rsidR="00EE6F6D" w:rsidRPr="007F5B27">
        <w:rPr>
          <w:rFonts w:ascii="Arial" w:eastAsia="HGSｺﾞｼｯｸM" w:hAnsi="Arial" w:cs="Arial" w:hint="eastAsia"/>
          <w:b/>
          <w:highlight w:val="yellow"/>
        </w:rPr>
        <w:t>，</w:t>
      </w:r>
      <w:r w:rsidR="00A37D33" w:rsidRPr="0086731D">
        <w:rPr>
          <w:rFonts w:ascii="Arial" w:eastAsia="HGSｺﾞｼｯｸM" w:hAnsi="Arial" w:cs="Arial" w:hint="eastAsia"/>
        </w:rPr>
        <w:t>ペヒシュタインは漁師小屋に寝泊まりし、時に地元の漁にも参加する生活の中で</w:t>
      </w:r>
      <w:r w:rsidR="007967A0" w:rsidRPr="00326E9B">
        <w:rPr>
          <w:rFonts w:ascii="Arial" w:eastAsia="HGSｺﾞｼｯｸM" w:hAnsi="Arial" w:cs="Arial" w:hint="eastAsia"/>
          <w:b/>
          <w:highlight w:val="yellow"/>
        </w:rPr>
        <w:t>，</w:t>
      </w:r>
      <w:r w:rsidR="00A37D33" w:rsidRPr="0086731D">
        <w:rPr>
          <w:rFonts w:ascii="Arial" w:eastAsia="HGSｺﾞｼｯｸM" w:hAnsi="Arial" w:cs="Arial" w:hint="eastAsia"/>
        </w:rPr>
        <w:t>絵を描きました。老漁師のリラックスした姿勢や</w:t>
      </w:r>
      <w:r w:rsidR="007967A0" w:rsidRPr="00326E9B">
        <w:rPr>
          <w:rFonts w:ascii="Arial" w:eastAsia="HGSｺﾞｼｯｸM" w:hAnsi="Arial" w:cs="Arial" w:hint="eastAsia"/>
          <w:b/>
          <w:highlight w:val="yellow"/>
        </w:rPr>
        <w:t>，</w:t>
      </w:r>
      <w:r w:rsidR="00A37D33" w:rsidRPr="0086731D">
        <w:rPr>
          <w:rFonts w:ascii="Arial" w:eastAsia="HGSｺﾞｼｯｸM" w:hAnsi="Arial" w:cs="Arial" w:hint="eastAsia"/>
        </w:rPr>
        <w:t>人間味ある表情からは、画家が束の間ながら、モデルと心を通わせたことが想像できます。背景とハイライトに黄色を効果的に使用し、短いタッチを繰り返す描法には、初期に大きな刺激を受けた</w:t>
      </w:r>
      <w:r w:rsidR="007967A0" w:rsidRPr="00326E9B">
        <w:rPr>
          <w:rFonts w:ascii="Arial" w:eastAsia="HGSｺﾞｼｯｸM" w:hAnsi="Arial" w:cs="Arial" w:hint="eastAsia"/>
          <w:b/>
          <w:highlight w:val="yellow"/>
        </w:rPr>
        <w:t>，</w:t>
      </w:r>
      <w:r w:rsidR="00A37D33" w:rsidRPr="0086731D">
        <w:rPr>
          <w:rFonts w:ascii="Arial" w:eastAsia="HGSｺﾞｼｯｸM" w:hAnsi="Arial" w:cs="Arial" w:hint="eastAsia"/>
        </w:rPr>
        <w:t>ファン・ゴッホの影響が見られます。</w:t>
      </w:r>
    </w:p>
    <w:p w14:paraId="0609633E" w14:textId="77777777" w:rsidR="00A37D33" w:rsidRPr="0086731D" w:rsidRDefault="00A37D33" w:rsidP="00A37D33">
      <w:pPr>
        <w:rPr>
          <w:rFonts w:ascii="Arial" w:eastAsia="HGSｺﾞｼｯｸM" w:hAnsi="Arial" w:cs="Arial"/>
        </w:rPr>
      </w:pPr>
    </w:p>
    <w:p w14:paraId="31310662" w14:textId="77777777" w:rsidR="00A37D33" w:rsidRPr="0086731D" w:rsidRDefault="00A37D33" w:rsidP="00A37D33">
      <w:pPr>
        <w:rPr>
          <w:rFonts w:ascii="Arial" w:eastAsia="HGSｺﾞｼｯｸM" w:hAnsi="Arial" w:cs="Arial"/>
        </w:rPr>
      </w:pPr>
    </w:p>
    <w:p w14:paraId="1195C2FA" w14:textId="2FB3181E" w:rsidR="007967A0" w:rsidRPr="007967A0" w:rsidRDefault="00A2664A" w:rsidP="00A37D33">
      <w:pPr>
        <w:rPr>
          <w:rFonts w:ascii="Arial" w:eastAsia="HGSｺﾞｼｯｸM" w:hAnsi="Arial" w:cs="Arial"/>
        </w:rPr>
      </w:pPr>
      <w:ins w:id="64" w:author="TRIVECTOR" w:date="2026-03-03T12:25:00Z" w16du:dateUtc="2026-03-03T03:25:00Z">
        <w:r>
          <w:rPr>
            <w:rFonts w:ascii="Arial" w:eastAsia="HGSｺﾞｼｯｸM" w:hAnsi="Arial" w:cs="Arial" w:hint="eastAsia"/>
            <w:b/>
          </w:rPr>
          <w:t xml:space="preserve">16 </w:t>
        </w:r>
      </w:ins>
      <w:r w:rsidR="00A37D33" w:rsidRPr="0086731D">
        <w:rPr>
          <w:rFonts w:ascii="Arial" w:eastAsia="HGSｺﾞｼｯｸM" w:hAnsi="Arial" w:cs="Arial" w:hint="eastAsia"/>
          <w:b/>
        </w:rPr>
        <w:t>ヴァシリー・カンディンスキー</w:t>
      </w:r>
      <w:r w:rsidR="00326E9B" w:rsidRPr="00651BE5">
        <w:rPr>
          <w:rFonts w:ascii="Arial" w:eastAsia="HGSｺﾞｼｯｸM" w:hAnsi="Arial" w:cs="Arial" w:hint="eastAsia"/>
          <w:b/>
          <w:highlight w:val="yellow"/>
        </w:rPr>
        <w:t>，</w:t>
      </w:r>
      <w:r w:rsidR="00326E9B" w:rsidRPr="00A94BE0">
        <w:rPr>
          <w:rFonts w:ascii="Arial" w:eastAsia="HGSｺﾞｼｯｸM" w:hAnsi="Arial" w:cs="Arial" w:hint="eastAsia"/>
          <w:b/>
        </w:rPr>
        <w:t>作</w:t>
      </w:r>
      <w:r w:rsidR="00326E9B" w:rsidRPr="007D2897">
        <w:rPr>
          <w:rFonts w:ascii="Arial" w:eastAsia="HGSｺﾞｼｯｸM" w:hAnsi="Arial" w:cs="Arial" w:hint="eastAsia"/>
          <w:b/>
        </w:rPr>
        <w:t>、</w:t>
      </w:r>
      <w:r w:rsidR="00A37D33" w:rsidRPr="0086731D">
        <w:rPr>
          <w:rFonts w:ascii="Arial" w:eastAsia="HGSｺﾞｼｯｸM" w:hAnsi="Arial" w:cs="Arial" w:hint="eastAsia"/>
          <w:b/>
        </w:rPr>
        <w:t>《商人たちの到着》</w:t>
      </w:r>
      <w:r w:rsidR="001425AC" w:rsidRPr="001425AC">
        <w:rPr>
          <w:rFonts w:ascii="Arial" w:eastAsia="HGSｺﾞｼｯｸM" w:hAnsi="Arial" w:cs="Arial" w:hint="eastAsia"/>
          <w:b/>
          <w:highlight w:val="yellow"/>
        </w:rPr>
        <w:t>。</w:t>
      </w:r>
      <w:r w:rsidR="001425AC" w:rsidRPr="00326E9B">
        <w:rPr>
          <w:rFonts w:ascii="Arial" w:eastAsia="HGSｺﾞｼｯｸM" w:hAnsi="Arial" w:cs="Arial" w:hint="eastAsia"/>
          <w:b/>
          <w:highlight w:val="yellow"/>
        </w:rPr>
        <w:t>，</w:t>
      </w:r>
      <w:r w:rsidR="00A37D33" w:rsidRPr="009F1311">
        <w:rPr>
          <w:rFonts w:ascii="Arial" w:eastAsia="HGSｺﾞｼｯｸM" w:hAnsi="Arial" w:cs="Arial" w:hint="eastAsia"/>
          <w:highlight w:val="magenta"/>
          <w:rPrChange w:id="65" w:author="TRIVECTOR" w:date="2026-03-03T12:08:00Z" w16du:dateUtc="2026-03-03T03:08:00Z">
            <w:rPr>
              <w:rFonts w:ascii="Arial" w:eastAsia="HGSｺﾞｼｯｸM" w:hAnsi="Arial" w:cs="Arial" w:hint="eastAsia"/>
            </w:rPr>
          </w:rPrChange>
        </w:rPr>
        <w:t>大河のほとり</w:t>
      </w:r>
      <w:r w:rsidR="00A37D33" w:rsidRPr="0086731D">
        <w:rPr>
          <w:rFonts w:ascii="Arial" w:eastAsia="HGSｺﾞｼｯｸM" w:hAnsi="Arial" w:cs="Arial" w:hint="eastAsia"/>
        </w:rPr>
        <w:t>の城郭都市の門が開き、住民たちが続々と出てきました。目当ては今しがた到着した帆船から降り立った、商人たちの広げる品物の数々。カンディンスキーの故郷</w:t>
      </w:r>
      <w:r w:rsidR="007967A0" w:rsidRPr="00326E9B">
        <w:rPr>
          <w:rFonts w:ascii="Arial" w:eastAsia="HGSｺﾞｼｯｸM" w:hAnsi="Arial" w:cs="Arial" w:hint="eastAsia"/>
          <w:b/>
          <w:highlight w:val="yellow"/>
        </w:rPr>
        <w:t>，</w:t>
      </w:r>
      <w:r w:rsidR="00A37D33" w:rsidRPr="0086731D">
        <w:rPr>
          <w:rFonts w:ascii="Arial" w:eastAsia="HGSｺﾞｼｯｸM" w:hAnsi="Arial" w:cs="Arial" w:hint="eastAsia"/>
        </w:rPr>
        <w:t>ロシアの中世を思わせる、童話の世界のような光景です。</w:t>
      </w:r>
      <w:r w:rsidR="00326E9B" w:rsidRPr="007F5B27">
        <w:rPr>
          <w:rFonts w:ascii="Arial" w:eastAsia="HGSｺﾞｼｯｸM" w:hAnsi="Arial" w:cs="Arial" w:hint="eastAsia"/>
          <w:b/>
          <w:highlight w:val="yellow"/>
        </w:rPr>
        <w:t>，</w:t>
      </w:r>
      <w:r w:rsidR="00A37D33" w:rsidRPr="0086731D">
        <w:rPr>
          <w:rFonts w:ascii="Arial" w:eastAsia="HGSｺﾞｼｯｸM" w:hAnsi="Arial" w:cs="Arial" w:hint="eastAsia"/>
        </w:rPr>
        <w:t>人々の姿や建造物は、暗い下地の上に</w:t>
      </w:r>
      <w:r w:rsidR="007967A0" w:rsidRPr="00326E9B">
        <w:rPr>
          <w:rFonts w:ascii="Arial" w:eastAsia="HGSｺﾞｼｯｸM" w:hAnsi="Arial" w:cs="Arial" w:hint="eastAsia"/>
          <w:b/>
          <w:highlight w:val="yellow"/>
        </w:rPr>
        <w:t>，</w:t>
      </w:r>
      <w:r w:rsidR="00A37D33" w:rsidRPr="0086731D">
        <w:rPr>
          <w:rFonts w:ascii="Arial" w:eastAsia="HGSｺﾞｼｯｸM" w:hAnsi="Arial" w:cs="Arial" w:hint="eastAsia"/>
        </w:rPr>
        <w:t>不透明な画材による</w:t>
      </w:r>
      <w:commentRangeStart w:id="66"/>
      <w:commentRangeStart w:id="67"/>
      <w:r w:rsidR="00A37D33" w:rsidRPr="0086731D">
        <w:rPr>
          <w:rFonts w:ascii="Arial" w:eastAsia="HGSｺﾞｼｯｸM" w:hAnsi="Arial" w:cs="Arial" w:hint="eastAsia"/>
        </w:rPr>
        <w:t>色斑</w:t>
      </w:r>
      <w:commentRangeEnd w:id="67"/>
      <w:r w:rsidR="007967A0" w:rsidRPr="0086731D">
        <w:rPr>
          <w:rStyle w:val="aa"/>
          <w:rFonts w:ascii="Arial" w:eastAsia="HGSｺﾞｼｯｸM" w:hAnsi="Arial" w:cs="Arial" w:hint="eastAsia"/>
          <w:sz w:val="21"/>
          <w:szCs w:val="22"/>
        </w:rPr>
        <w:commentReference w:id="67"/>
      </w:r>
      <w:commentRangeEnd w:id="66"/>
      <w:r w:rsidR="009F1311" w:rsidRPr="0086731D">
        <w:rPr>
          <w:rStyle w:val="aa"/>
          <w:rFonts w:ascii="Arial" w:eastAsia="HGSｺﾞｼｯｸM" w:hAnsi="Arial" w:cs="Arial" w:hint="eastAsia"/>
          <w:sz w:val="21"/>
          <w:szCs w:val="22"/>
        </w:rPr>
        <w:commentReference w:id="66"/>
      </w:r>
      <w:r w:rsidR="00A37D33" w:rsidRPr="0086731D">
        <w:rPr>
          <w:rFonts w:ascii="Arial" w:eastAsia="HGSｺﾞｼｯｸM" w:hAnsi="Arial" w:cs="Arial" w:hint="eastAsia"/>
        </w:rPr>
        <w:t>を散りばめることで形作られています。それぞれの色が鮮やかさを保ちながら</w:t>
      </w:r>
      <w:r w:rsidR="00A37D33" w:rsidRPr="009F1311">
        <w:rPr>
          <w:rFonts w:ascii="Arial" w:eastAsia="HGSｺﾞｼｯｸM" w:hAnsi="Arial" w:cs="Arial" w:hint="eastAsia"/>
          <w:highlight w:val="magenta"/>
          <w:rPrChange w:id="68" w:author="TRIVECTOR" w:date="2026-03-03T12:09:00Z" w16du:dateUtc="2026-03-03T03:09:00Z">
            <w:rPr>
              <w:rFonts w:ascii="Arial" w:eastAsia="HGSｺﾞｼｯｸM" w:hAnsi="Arial" w:cs="Arial" w:hint="eastAsia"/>
            </w:rPr>
          </w:rPrChange>
        </w:rPr>
        <w:t>共存し、</w:t>
      </w:r>
      <w:r w:rsidR="00A37D33" w:rsidRPr="0086731D">
        <w:rPr>
          <w:rFonts w:ascii="Arial" w:eastAsia="HGSｺﾞｼｯｸM" w:hAnsi="Arial" w:cs="Arial" w:hint="eastAsia"/>
        </w:rPr>
        <w:t>時間</w:t>
      </w:r>
      <w:r w:rsidR="00A37D33" w:rsidRPr="0086731D">
        <w:rPr>
          <w:rFonts w:ascii="Arial" w:eastAsia="HGSｺﾞｼｯｸM" w:hAnsi="Arial" w:cs="Arial" w:hint="eastAsia"/>
        </w:rPr>
        <w:lastRenderedPageBreak/>
        <w:t>が止まったような独特の雰囲気が、見る者を豊かな空想に誘います。西ヨーロッパの画家とは一味異なる色彩感覚が存分に活かされた、カンディンスキー初期の代表作です。</w:t>
      </w:r>
    </w:p>
    <w:p w14:paraId="45B44992" w14:textId="77777777" w:rsidR="00A37D33" w:rsidRPr="0086731D" w:rsidRDefault="00A37D33" w:rsidP="00A37D33">
      <w:pPr>
        <w:rPr>
          <w:rFonts w:ascii="Arial" w:eastAsia="HGSｺﾞｼｯｸM" w:hAnsi="Arial" w:cs="Arial"/>
        </w:rPr>
      </w:pPr>
    </w:p>
    <w:p w14:paraId="30774ECB" w14:textId="77777777" w:rsidR="00A37D33" w:rsidRPr="0086731D" w:rsidRDefault="00A37D33" w:rsidP="00A37D33">
      <w:pPr>
        <w:rPr>
          <w:rFonts w:ascii="Arial" w:eastAsia="HGSｺﾞｼｯｸM" w:hAnsi="Arial" w:cs="Arial"/>
        </w:rPr>
      </w:pPr>
    </w:p>
    <w:p w14:paraId="3CCFC0D8" w14:textId="5715429B" w:rsidR="00A37D33" w:rsidRPr="00326E9B" w:rsidRDefault="00A2664A" w:rsidP="00326E9B">
      <w:pPr>
        <w:rPr>
          <w:rFonts w:ascii="Arial" w:eastAsia="HGSｺﾞｼｯｸM" w:hAnsi="Arial" w:cs="Arial"/>
          <w:b/>
        </w:rPr>
      </w:pPr>
      <w:ins w:id="69" w:author="TRIVECTOR" w:date="2026-03-03T12:25:00Z" w16du:dateUtc="2026-03-03T03:25:00Z">
        <w:r>
          <w:rPr>
            <w:rFonts w:ascii="Arial" w:eastAsia="HGSｺﾞｼｯｸM" w:hAnsi="Arial" w:cs="Arial" w:hint="eastAsia"/>
            <w:b/>
          </w:rPr>
          <w:t xml:space="preserve">17 </w:t>
        </w:r>
      </w:ins>
      <w:r w:rsidR="00A37D33" w:rsidRPr="0086731D">
        <w:rPr>
          <w:rFonts w:ascii="Arial" w:eastAsia="HGSｺﾞｼｯｸM" w:hAnsi="Arial" w:cs="Arial" w:hint="eastAsia"/>
          <w:b/>
        </w:rPr>
        <w:t>ヴァシリー・カンディンスキー</w:t>
      </w:r>
      <w:r w:rsidR="00326E9B" w:rsidRPr="00651BE5">
        <w:rPr>
          <w:rFonts w:ascii="Arial" w:eastAsia="HGSｺﾞｼｯｸM" w:hAnsi="Arial" w:cs="Arial" w:hint="eastAsia"/>
          <w:b/>
          <w:highlight w:val="yellow"/>
        </w:rPr>
        <w:t>，</w:t>
      </w:r>
      <w:r w:rsidR="00326E9B" w:rsidRPr="00A94BE0">
        <w:rPr>
          <w:rFonts w:ascii="Arial" w:eastAsia="HGSｺﾞｼｯｸM" w:hAnsi="Arial" w:cs="Arial" w:hint="eastAsia"/>
          <w:b/>
        </w:rPr>
        <w:t>作</w:t>
      </w:r>
      <w:r w:rsidR="00326E9B" w:rsidRPr="007D2897">
        <w:rPr>
          <w:rFonts w:ascii="Arial" w:eastAsia="HGSｺﾞｼｯｸM" w:hAnsi="Arial" w:cs="Arial" w:hint="eastAsia"/>
          <w:b/>
        </w:rPr>
        <w:t>、</w:t>
      </w:r>
      <w:r w:rsidR="00A37D33" w:rsidRPr="0086731D">
        <w:rPr>
          <w:rFonts w:ascii="Arial" w:eastAsia="HGSｺﾞｼｯｸM" w:hAnsi="Arial" w:cs="Arial" w:hint="eastAsia"/>
          <w:b/>
        </w:rPr>
        <w:t>《小さな世界》</w:t>
      </w:r>
      <w:r w:rsidR="001425AC" w:rsidRPr="001425AC">
        <w:rPr>
          <w:rFonts w:ascii="Arial" w:eastAsia="HGSｺﾞｼｯｸM" w:hAnsi="Arial" w:cs="Arial" w:hint="eastAsia"/>
          <w:b/>
          <w:highlight w:val="yellow"/>
        </w:rPr>
        <w:t>。</w:t>
      </w:r>
      <w:r w:rsidR="001425AC" w:rsidRPr="00326E9B">
        <w:rPr>
          <w:rFonts w:ascii="Arial" w:eastAsia="HGSｺﾞｼｯｸM" w:hAnsi="Arial" w:cs="Arial" w:hint="eastAsia"/>
          <w:b/>
          <w:highlight w:val="yellow"/>
        </w:rPr>
        <w:t>，</w:t>
      </w:r>
      <w:r w:rsidR="00A37D33" w:rsidRPr="0086731D">
        <w:rPr>
          <w:rFonts w:ascii="Arial" w:eastAsia="HGSｺﾞｼｯｸM" w:hAnsi="Arial" w:cs="Arial" w:hint="eastAsia"/>
        </w:rPr>
        <w:t>この版画集は、カンディンスキーがヴァイマールのバウハウスの指導者に着任した</w:t>
      </w:r>
      <w:r w:rsidR="00A37D33" w:rsidRPr="0086731D">
        <w:rPr>
          <w:rFonts w:ascii="Arial" w:eastAsia="HGSｺﾞｼｯｸM" w:hAnsi="Arial" w:cs="Arial"/>
        </w:rPr>
        <w:t>1922</w:t>
      </w:r>
      <w:r w:rsidR="00A37D33" w:rsidRPr="0086731D">
        <w:rPr>
          <w:rFonts w:ascii="Arial" w:eastAsia="HGSｺﾞｼｯｸM" w:hAnsi="Arial" w:cs="Arial"/>
        </w:rPr>
        <w:t>年に刊行されました。一見雑然とした様々な形が、対角線を構図の軸としながら、それぞれに秩序ある「小さな世界」</w:t>
      </w:r>
      <w:r w:rsidR="001425AC" w:rsidRPr="001425AC">
        <w:rPr>
          <w:rFonts w:ascii="Arial" w:eastAsia="HGSｺﾞｼｯｸM" w:hAnsi="Arial" w:cs="Arial" w:hint="eastAsia"/>
          <w:highlight w:val="yellow"/>
        </w:rPr>
        <w:t>，</w:t>
      </w:r>
      <w:r w:rsidR="00A37D33" w:rsidRPr="0086731D">
        <w:rPr>
          <w:rFonts w:ascii="Arial" w:eastAsia="HGSｺﾞｼｯｸM" w:hAnsi="Arial" w:cs="Arial"/>
        </w:rPr>
        <w:t>を形成しています。</w:t>
      </w:r>
      <w:r w:rsidR="00326E9B" w:rsidRPr="00326E9B">
        <w:rPr>
          <w:rFonts w:ascii="Arial" w:eastAsia="HGSｺﾞｼｯｸM" w:hAnsi="Arial" w:cs="Arial" w:hint="eastAsia"/>
          <w:b/>
          <w:highlight w:val="yellow"/>
        </w:rPr>
        <w:t>，</w:t>
      </w:r>
      <w:r w:rsidR="00A37D33" w:rsidRPr="0086731D">
        <w:rPr>
          <w:rFonts w:ascii="Arial" w:eastAsia="HGSｺﾞｼｯｸM" w:hAnsi="Arial" w:cs="Arial"/>
        </w:rPr>
        <w:t>正方形に近いフォーマットに統一された画面は、木版</w:t>
      </w:r>
      <w:r w:rsidR="00A37D33" w:rsidRPr="0086731D">
        <w:rPr>
          <w:rFonts w:ascii="Arial" w:eastAsia="HGSｺﾞｼｯｸM" w:hAnsi="Arial" w:cs="Arial" w:hint="eastAsia"/>
        </w:rPr>
        <w:t>画</w:t>
      </w:r>
      <w:r w:rsidR="00A37D33" w:rsidRPr="0086731D">
        <w:rPr>
          <w:rFonts w:ascii="Arial" w:eastAsia="HGSｺﾞｼｯｸM" w:hAnsi="Arial" w:cs="Arial"/>
        </w:rPr>
        <w:t>・石版</w:t>
      </w:r>
      <w:r w:rsidR="00A37D33" w:rsidRPr="0086731D">
        <w:rPr>
          <w:rFonts w:ascii="Arial" w:eastAsia="HGSｺﾞｼｯｸM" w:hAnsi="Arial" w:cs="Arial" w:hint="eastAsia"/>
        </w:rPr>
        <w:t>画</w:t>
      </w:r>
      <w:r w:rsidR="00A37D33" w:rsidRPr="0086731D">
        <w:rPr>
          <w:rFonts w:ascii="Arial" w:eastAsia="HGSｺﾞｼｯｸM" w:hAnsi="Arial" w:cs="Arial"/>
        </w:rPr>
        <w:t>・銅版</w:t>
      </w:r>
      <w:r w:rsidR="00A37D33" w:rsidRPr="0086731D">
        <w:rPr>
          <w:rFonts w:ascii="Arial" w:eastAsia="HGSｺﾞｼｯｸM" w:hAnsi="Arial" w:cs="Arial" w:hint="eastAsia"/>
        </w:rPr>
        <w:t>画</w:t>
      </w:r>
      <w:r w:rsidR="001425AC" w:rsidRPr="001425AC">
        <w:rPr>
          <w:rFonts w:ascii="Arial" w:eastAsia="HGSｺﾞｼｯｸM" w:hAnsi="Arial" w:cs="Arial" w:hint="eastAsia"/>
          <w:highlight w:val="yellow"/>
        </w:rPr>
        <w:t>，</w:t>
      </w:r>
      <w:r w:rsidR="00A37D33" w:rsidRPr="0086731D">
        <w:rPr>
          <w:rFonts w:ascii="Arial" w:eastAsia="HGSｺﾞｼｯｸM" w:hAnsi="Arial" w:cs="Arial"/>
        </w:rPr>
        <w:t>各</w:t>
      </w:r>
      <w:r w:rsidR="00A37D33" w:rsidRPr="0086731D">
        <w:rPr>
          <w:rFonts w:ascii="Arial" w:eastAsia="HGSｺﾞｼｯｸM" w:hAnsi="Arial" w:cs="Arial"/>
        </w:rPr>
        <w:t>4</w:t>
      </w:r>
      <w:r w:rsidR="00A37D33" w:rsidRPr="0086731D">
        <w:rPr>
          <w:rFonts w:ascii="Arial" w:eastAsia="HGSｺﾞｼｯｸM" w:hAnsi="Arial" w:cs="Arial"/>
        </w:rPr>
        <w:t>点ずつという</w:t>
      </w:r>
      <w:r w:rsidR="00A37D33" w:rsidRPr="0086731D">
        <w:rPr>
          <w:rFonts w:ascii="Arial" w:eastAsia="HGSｺﾞｼｯｸM" w:hAnsi="Arial" w:cs="Arial" w:hint="eastAsia"/>
        </w:rPr>
        <w:t>、</w:t>
      </w:r>
      <w:r w:rsidR="00A37D33" w:rsidRPr="0086731D">
        <w:rPr>
          <w:rFonts w:ascii="Arial" w:eastAsia="HGSｺﾞｼｯｸM" w:hAnsi="Arial" w:cs="Arial"/>
        </w:rPr>
        <w:t>技法も含めた豊かなバリエーションをもち、まるで万華鏡のように</w:t>
      </w:r>
      <w:r w:rsidR="007B49A5" w:rsidRPr="00326E9B">
        <w:rPr>
          <w:rFonts w:ascii="Arial" w:eastAsia="HGSｺﾞｼｯｸM" w:hAnsi="Arial" w:cs="Arial" w:hint="eastAsia"/>
          <w:b/>
          <w:highlight w:val="yellow"/>
        </w:rPr>
        <w:t>，</w:t>
      </w:r>
      <w:r w:rsidR="00A37D33" w:rsidRPr="0086731D">
        <w:rPr>
          <w:rFonts w:ascii="Arial" w:eastAsia="HGSｺﾞｼｯｸM" w:hAnsi="Arial" w:cs="Arial"/>
        </w:rPr>
        <w:t>観る者を飽きさせません。地形を思わせる形や</w:t>
      </w:r>
      <w:r w:rsidR="007B49A5" w:rsidRPr="00326E9B">
        <w:rPr>
          <w:rFonts w:ascii="Arial" w:eastAsia="HGSｺﾞｼｯｸM" w:hAnsi="Arial" w:cs="Arial" w:hint="eastAsia"/>
          <w:b/>
          <w:highlight w:val="yellow"/>
        </w:rPr>
        <w:t>，</w:t>
      </w:r>
      <w:r w:rsidR="00A37D33" w:rsidRPr="0086731D">
        <w:rPr>
          <w:rFonts w:ascii="Arial" w:eastAsia="HGSｺﾞｼｯｸM" w:hAnsi="Arial" w:cs="Arial"/>
        </w:rPr>
        <w:t>流れるような曲線に加えて、円や格子模様などが登場しており、幾何学的</w:t>
      </w:r>
      <w:r w:rsidR="00A37D33" w:rsidRPr="0086731D">
        <w:rPr>
          <w:rFonts w:ascii="Arial" w:eastAsia="HGSｺﾞｼｯｸM" w:hAnsi="Arial" w:cs="Arial" w:hint="eastAsia"/>
        </w:rPr>
        <w:t>形態</w:t>
      </w:r>
      <w:r w:rsidR="00A37D33" w:rsidRPr="0086731D">
        <w:rPr>
          <w:rFonts w:ascii="Arial" w:eastAsia="HGSｺﾞｼｯｸM" w:hAnsi="Arial" w:cs="Arial"/>
        </w:rPr>
        <w:t>を中心に構成する、</w:t>
      </w:r>
      <w:r w:rsidR="00A37D33" w:rsidRPr="0086731D">
        <w:rPr>
          <w:rFonts w:ascii="Arial" w:eastAsia="HGSｺﾞｼｯｸM" w:hAnsi="Arial" w:cs="Arial"/>
        </w:rPr>
        <w:t>1920</w:t>
      </w:r>
      <w:r w:rsidR="00A37D33" w:rsidRPr="0086731D">
        <w:rPr>
          <w:rFonts w:ascii="Arial" w:eastAsia="HGSｺﾞｼｯｸM" w:hAnsi="Arial" w:cs="Arial"/>
        </w:rPr>
        <w:t>年代の作品の特徴が現れています。</w:t>
      </w:r>
    </w:p>
    <w:p w14:paraId="0925F491" w14:textId="77777777" w:rsidR="00A37D33" w:rsidRDefault="00A37D33" w:rsidP="00A37D33">
      <w:pPr>
        <w:rPr>
          <w:rFonts w:ascii="Arial" w:eastAsia="HGSｺﾞｼｯｸM" w:hAnsi="Arial" w:cs="Arial"/>
        </w:rPr>
      </w:pPr>
    </w:p>
    <w:p w14:paraId="46680B10" w14:textId="77777777" w:rsidR="00326E9B" w:rsidRPr="0086731D" w:rsidRDefault="00326E9B" w:rsidP="00A37D33">
      <w:pPr>
        <w:rPr>
          <w:rFonts w:ascii="Arial" w:eastAsia="HGSｺﾞｼｯｸM" w:hAnsi="Arial" w:cs="Arial"/>
        </w:rPr>
      </w:pPr>
    </w:p>
    <w:p w14:paraId="0CB76031" w14:textId="20D59B45" w:rsidR="00A37D33" w:rsidRPr="00326E9B" w:rsidRDefault="00A2664A" w:rsidP="00A37D33">
      <w:pPr>
        <w:rPr>
          <w:rFonts w:ascii="Arial" w:eastAsia="HGSｺﾞｼｯｸM" w:hAnsi="Arial" w:cs="Arial"/>
          <w:b/>
        </w:rPr>
      </w:pPr>
      <w:ins w:id="70" w:author="TRIVECTOR" w:date="2026-03-03T12:25:00Z" w16du:dateUtc="2026-03-03T03:25:00Z">
        <w:r>
          <w:rPr>
            <w:rFonts w:ascii="Arial" w:eastAsia="HGSｺﾞｼｯｸM" w:hAnsi="Arial" w:cs="Arial" w:hint="eastAsia"/>
            <w:b/>
          </w:rPr>
          <w:t xml:space="preserve">18 </w:t>
        </w:r>
      </w:ins>
      <w:r w:rsidR="00A37D33" w:rsidRPr="0086731D">
        <w:rPr>
          <w:rFonts w:ascii="Arial" w:eastAsia="HGSｺﾞｼｯｸM" w:hAnsi="Arial" w:cs="Arial" w:hint="eastAsia"/>
          <w:b/>
        </w:rPr>
        <w:t>パウル・クレー</w:t>
      </w:r>
      <w:r w:rsidR="00326E9B" w:rsidRPr="00651BE5">
        <w:rPr>
          <w:rFonts w:ascii="Arial" w:eastAsia="HGSｺﾞｼｯｸM" w:hAnsi="Arial" w:cs="Arial" w:hint="eastAsia"/>
          <w:b/>
          <w:highlight w:val="yellow"/>
        </w:rPr>
        <w:t>，</w:t>
      </w:r>
      <w:r w:rsidR="00326E9B" w:rsidRPr="00A94BE0">
        <w:rPr>
          <w:rFonts w:ascii="Arial" w:eastAsia="HGSｺﾞｼｯｸM" w:hAnsi="Arial" w:cs="Arial" w:hint="eastAsia"/>
          <w:b/>
        </w:rPr>
        <w:t>作</w:t>
      </w:r>
      <w:r w:rsidR="00326E9B" w:rsidRPr="007D2897">
        <w:rPr>
          <w:rFonts w:ascii="Arial" w:eastAsia="HGSｺﾞｼｯｸM" w:hAnsi="Arial" w:cs="Arial" w:hint="eastAsia"/>
          <w:b/>
        </w:rPr>
        <w:t>、</w:t>
      </w:r>
      <w:r w:rsidR="00A37D33" w:rsidRPr="0086731D">
        <w:rPr>
          <w:rFonts w:ascii="Arial" w:eastAsia="HGSｺﾞｼｯｸM" w:hAnsi="Arial" w:cs="Arial" w:hint="eastAsia"/>
          <w:b/>
        </w:rPr>
        <w:t>《ホフマン風の情景》</w:t>
      </w:r>
      <w:r w:rsidR="001425AC" w:rsidRPr="001425AC">
        <w:rPr>
          <w:rFonts w:ascii="Arial" w:eastAsia="HGSｺﾞｼｯｸM" w:hAnsi="Arial" w:cs="Arial" w:hint="eastAsia"/>
          <w:b/>
          <w:highlight w:val="yellow"/>
        </w:rPr>
        <w:t>。</w:t>
      </w:r>
      <w:r w:rsidR="001425AC" w:rsidRPr="00326E9B">
        <w:rPr>
          <w:rFonts w:ascii="Arial" w:eastAsia="HGSｺﾞｼｯｸM" w:hAnsi="Arial" w:cs="Arial" w:hint="eastAsia"/>
          <w:b/>
          <w:highlight w:val="yellow"/>
        </w:rPr>
        <w:t>，</w:t>
      </w:r>
      <w:r w:rsidR="00A37D33" w:rsidRPr="0086731D">
        <w:rPr>
          <w:rFonts w:ascii="Arial" w:eastAsia="HGSｺﾞｼｯｸM" w:hAnsi="Arial" w:cs="Arial" w:hint="eastAsia"/>
        </w:rPr>
        <w:t>クレーの愛読書に、バレエ</w:t>
      </w:r>
      <w:r w:rsidR="001425AC" w:rsidRPr="001425AC">
        <w:rPr>
          <w:rFonts w:ascii="Arial" w:eastAsia="HGSｺﾞｼｯｸM" w:hAnsi="Arial" w:cs="Arial" w:hint="eastAsia"/>
          <w:highlight w:val="yellow"/>
        </w:rPr>
        <w:t>，</w:t>
      </w:r>
      <w:r w:rsidR="00A37D33" w:rsidRPr="0086731D">
        <w:rPr>
          <w:rFonts w:ascii="Arial" w:eastAsia="HGSｺﾞｼｯｸM" w:hAnsi="Arial" w:cs="Arial" w:hint="eastAsia"/>
        </w:rPr>
        <w:t>「</w:t>
      </w:r>
      <w:r w:rsidR="00A37D33" w:rsidRPr="009F1311">
        <w:rPr>
          <w:rFonts w:ascii="Arial" w:eastAsia="HGSｺﾞｼｯｸM" w:hAnsi="Arial" w:cs="Arial" w:hint="eastAsia"/>
          <w:highlight w:val="magenta"/>
          <w:rPrChange w:id="71" w:author="TRIVECTOR" w:date="2026-03-03T12:10:00Z" w16du:dateUtc="2026-03-03T03:10:00Z">
            <w:rPr>
              <w:rFonts w:ascii="Arial" w:eastAsia="HGSｺﾞｼｯｸM" w:hAnsi="Arial" w:cs="Arial" w:hint="eastAsia"/>
            </w:rPr>
          </w:rPrChange>
        </w:rPr>
        <w:t>くるみ割り人形</w:t>
      </w:r>
      <w:r w:rsidR="00A37D33" w:rsidRPr="0086731D">
        <w:rPr>
          <w:rFonts w:ascii="Arial" w:eastAsia="HGSｺﾞｼｯｸM" w:hAnsi="Arial" w:cs="Arial" w:hint="eastAsia"/>
        </w:rPr>
        <w:t>」</w:t>
      </w:r>
      <w:r w:rsidR="001425AC" w:rsidRPr="001425AC">
        <w:rPr>
          <w:rFonts w:ascii="Arial" w:eastAsia="HGSｺﾞｼｯｸM" w:hAnsi="Arial" w:cs="Arial" w:hint="eastAsia"/>
          <w:highlight w:val="yellow"/>
        </w:rPr>
        <w:t>，</w:t>
      </w:r>
      <w:r w:rsidR="00A37D33" w:rsidRPr="0086731D">
        <w:rPr>
          <w:rFonts w:ascii="Arial" w:eastAsia="HGSｺﾞｼｯｸM" w:hAnsi="Arial" w:cs="Arial" w:hint="eastAsia"/>
        </w:rPr>
        <w:t>の原作で知られる作家、</w:t>
      </w:r>
      <w:r w:rsidR="001425AC" w:rsidRPr="001425AC">
        <w:rPr>
          <w:rFonts w:ascii="Arial" w:eastAsia="HGSｺﾞｼｯｸM" w:hAnsi="Arial" w:cs="Arial" w:hint="eastAsia"/>
          <w:highlight w:val="yellow"/>
        </w:rPr>
        <w:t>イー・ティー・エー・</w:t>
      </w:r>
      <w:r w:rsidR="00A37D33" w:rsidRPr="0086731D">
        <w:rPr>
          <w:rFonts w:ascii="Arial" w:eastAsia="HGSｺﾞｼｯｸM" w:hAnsi="Arial" w:cs="Arial"/>
        </w:rPr>
        <w:t>ホフマンの小説がありました。ある日の日記で彼に言及した直後に、「芸術では、見るということは、見えるようにすることほど大事ではない。」と述べています。</w:t>
      </w:r>
      <w:r w:rsidR="00326E9B" w:rsidRPr="00326E9B">
        <w:rPr>
          <w:rFonts w:ascii="Arial" w:eastAsia="HGSｺﾞｼｯｸM" w:hAnsi="Arial" w:cs="Arial" w:hint="eastAsia"/>
          <w:highlight w:val="yellow"/>
        </w:rPr>
        <w:t>，</w:t>
      </w:r>
      <w:r w:rsidR="00A37D33" w:rsidRPr="009F1311">
        <w:rPr>
          <w:rFonts w:ascii="Arial" w:eastAsia="HGSｺﾞｼｯｸM" w:hAnsi="Arial" w:cs="Arial" w:hint="eastAsia"/>
          <w:highlight w:val="magenta"/>
          <w:rPrChange w:id="72" w:author="TRIVECTOR" w:date="2026-03-03T12:10:00Z" w16du:dateUtc="2026-03-03T03:10:00Z">
            <w:rPr>
              <w:rFonts w:ascii="Arial" w:eastAsia="HGSｺﾞｼｯｸM" w:hAnsi="Arial" w:cs="Arial" w:hint="eastAsia"/>
            </w:rPr>
          </w:rPrChange>
        </w:rPr>
        <w:t>ホフマン</w:t>
      </w:r>
      <w:r w:rsidR="00A37D33" w:rsidRPr="0086731D">
        <w:rPr>
          <w:rFonts w:ascii="Arial" w:eastAsia="HGSｺﾞｼｯｸM" w:hAnsi="Arial" w:cs="Arial" w:hint="eastAsia"/>
        </w:rPr>
        <w:t>の物語は、現実と虚構の間を往復し、次第にその境界が曖昧になっていく語りに特徴があります。これがクレーの絵の世界にも通じる要素であることは、この作品を見ればよくわかります。線は生き物のように自在に動き出し、想像を刺激するモチーフを形作りながら、ひとりでに物語を紡ぐかのようです。</w:t>
      </w:r>
    </w:p>
    <w:p w14:paraId="71F1FD7B" w14:textId="77777777" w:rsidR="00A37D33" w:rsidRDefault="00A37D33" w:rsidP="00A37D33">
      <w:pPr>
        <w:rPr>
          <w:rFonts w:ascii="Arial" w:eastAsia="HGSｺﾞｼｯｸM" w:hAnsi="Arial" w:cs="Arial"/>
        </w:rPr>
      </w:pPr>
    </w:p>
    <w:p w14:paraId="451E2814" w14:textId="77777777" w:rsidR="00BC7C02" w:rsidRPr="0086731D" w:rsidRDefault="00BC7C02" w:rsidP="00A37D33">
      <w:pPr>
        <w:rPr>
          <w:rFonts w:ascii="Arial" w:eastAsia="HGSｺﾞｼｯｸM" w:hAnsi="Arial" w:cs="Arial"/>
        </w:rPr>
      </w:pPr>
    </w:p>
    <w:p w14:paraId="31D1BC03" w14:textId="709E41AF" w:rsidR="00A37D33" w:rsidRPr="00C02A1D" w:rsidRDefault="00A2664A" w:rsidP="00C02A1D">
      <w:pPr>
        <w:rPr>
          <w:rFonts w:ascii="Arial" w:eastAsia="HGSｺﾞｼｯｸM" w:hAnsi="Arial" w:cs="Arial"/>
          <w:b/>
        </w:rPr>
      </w:pPr>
      <w:ins w:id="73" w:author="TRIVECTOR" w:date="2026-03-03T12:25:00Z" w16du:dateUtc="2026-03-03T03:25:00Z">
        <w:r>
          <w:rPr>
            <w:rFonts w:ascii="Arial" w:eastAsia="HGSｺﾞｼｯｸM" w:hAnsi="Arial" w:cs="Arial" w:hint="eastAsia"/>
            <w:b/>
          </w:rPr>
          <w:t xml:space="preserve">19 </w:t>
        </w:r>
      </w:ins>
      <w:r w:rsidR="00A37D33" w:rsidRPr="0086731D">
        <w:rPr>
          <w:rFonts w:ascii="Arial" w:eastAsia="HGSｺﾞｼｯｸM" w:hAnsi="Arial" w:cs="Arial" w:hint="eastAsia"/>
          <w:b/>
        </w:rPr>
        <w:t>パウル・クレー</w:t>
      </w:r>
      <w:r w:rsidR="00BC7C02" w:rsidRPr="00651BE5">
        <w:rPr>
          <w:rFonts w:ascii="Arial" w:eastAsia="HGSｺﾞｼｯｸM" w:hAnsi="Arial" w:cs="Arial" w:hint="eastAsia"/>
          <w:b/>
          <w:highlight w:val="yellow"/>
        </w:rPr>
        <w:t>，</w:t>
      </w:r>
      <w:r w:rsidR="00BC7C02" w:rsidRPr="00A94BE0">
        <w:rPr>
          <w:rFonts w:ascii="Arial" w:eastAsia="HGSｺﾞｼｯｸM" w:hAnsi="Arial" w:cs="Arial" w:hint="eastAsia"/>
          <w:b/>
        </w:rPr>
        <w:t>作</w:t>
      </w:r>
      <w:r w:rsidR="00BC7C02" w:rsidRPr="007D2897">
        <w:rPr>
          <w:rFonts w:ascii="Arial" w:eastAsia="HGSｺﾞｼｯｸM" w:hAnsi="Arial" w:cs="Arial" w:hint="eastAsia"/>
          <w:b/>
        </w:rPr>
        <w:t>、</w:t>
      </w:r>
      <w:r w:rsidR="00A37D33" w:rsidRPr="0086731D">
        <w:rPr>
          <w:rFonts w:ascii="Arial" w:eastAsia="HGSｺﾞｼｯｸM" w:hAnsi="Arial" w:cs="Arial" w:hint="eastAsia"/>
          <w:b/>
        </w:rPr>
        <w:t>《大衆喜劇》</w:t>
      </w:r>
      <w:r w:rsidR="001425AC" w:rsidRPr="001425AC">
        <w:rPr>
          <w:rFonts w:ascii="Arial" w:eastAsia="HGSｺﾞｼｯｸM" w:hAnsi="Arial" w:cs="Arial" w:hint="eastAsia"/>
          <w:b/>
          <w:highlight w:val="yellow"/>
        </w:rPr>
        <w:t>。</w:t>
      </w:r>
      <w:r w:rsidR="001425AC" w:rsidRPr="00326E9B">
        <w:rPr>
          <w:rFonts w:ascii="Arial" w:eastAsia="HGSｺﾞｼｯｸM" w:hAnsi="Arial" w:cs="Arial" w:hint="eastAsia"/>
          <w:b/>
          <w:highlight w:val="yellow"/>
        </w:rPr>
        <w:t>，</w:t>
      </w:r>
      <w:r w:rsidR="00A37D33" w:rsidRPr="0086731D">
        <w:rPr>
          <w:rFonts w:ascii="Arial" w:eastAsia="HGSｺﾞｼｯｸM" w:hAnsi="Arial" w:cs="Arial" w:hint="eastAsia"/>
        </w:rPr>
        <w:t>「俗っぽい喜劇」とも訳せるタイトルは、「聖なる喜劇」</w:t>
      </w:r>
      <w:r w:rsidR="001425AC" w:rsidRPr="00BC7C02">
        <w:rPr>
          <w:rFonts w:ascii="Arial" w:eastAsia="HGSｺﾞｼｯｸM" w:hAnsi="Arial" w:cs="Arial" w:hint="eastAsia"/>
          <w:highlight w:val="yellow"/>
        </w:rPr>
        <w:t>，</w:t>
      </w:r>
      <w:r w:rsidR="00A37D33" w:rsidRPr="0086731D">
        <w:rPr>
          <w:rFonts w:ascii="Arial" w:eastAsia="HGSｺﾞｼｯｸM" w:hAnsi="Arial" w:cs="Arial" w:hint="eastAsia"/>
        </w:rPr>
        <w:t>を意味するイタリア語</w:t>
      </w:r>
      <w:r w:rsidR="00BC7C02" w:rsidRPr="00BC7C02">
        <w:rPr>
          <w:rFonts w:ascii="Arial" w:eastAsia="HGSｺﾞｼｯｸM" w:hAnsi="Arial" w:cs="Arial" w:hint="eastAsia"/>
          <w:highlight w:val="yellow"/>
        </w:rPr>
        <w:t>，</w:t>
      </w:r>
      <w:r w:rsidR="00946FED">
        <w:rPr>
          <w:rFonts w:ascii="Arial" w:eastAsia="HGSｺﾞｼｯｸM" w:hAnsi="Arial" w:cs="Arial" w:hint="eastAsia"/>
          <w:highlight w:val="yellow"/>
        </w:rPr>
        <w:t>ラ・ディビーナ・コメ</w:t>
      </w:r>
      <w:r w:rsidR="007B49A5">
        <w:rPr>
          <w:rFonts w:ascii="Arial" w:eastAsia="HGSｺﾞｼｯｸM" w:hAnsi="Arial" w:cs="Arial" w:hint="eastAsia"/>
          <w:highlight w:val="yellow"/>
        </w:rPr>
        <w:t>ー</w:t>
      </w:r>
      <w:r w:rsidR="00946FED">
        <w:rPr>
          <w:rFonts w:ascii="Arial" w:eastAsia="HGSｺﾞｼｯｸM" w:hAnsi="Arial" w:cs="Arial" w:hint="eastAsia"/>
          <w:highlight w:val="yellow"/>
        </w:rPr>
        <w:t>ディア</w:t>
      </w:r>
      <w:r w:rsidR="00BC7C02" w:rsidRPr="00BC7C02">
        <w:rPr>
          <w:rFonts w:ascii="Arial" w:eastAsia="HGSｺﾞｼｯｸM" w:hAnsi="Arial" w:cs="Arial" w:hint="eastAsia"/>
          <w:highlight w:val="yellow"/>
        </w:rPr>
        <w:t>，</w:t>
      </w:r>
      <w:r w:rsidR="00A37D33" w:rsidRPr="0086731D">
        <w:rPr>
          <w:rFonts w:ascii="Arial" w:eastAsia="HGSｺﾞｼｯｸM" w:hAnsi="Arial" w:cs="Arial"/>
        </w:rPr>
        <w:t>を原題とするダンテの『神曲』</w:t>
      </w:r>
      <w:r w:rsidR="001425AC" w:rsidRPr="00BC7C02">
        <w:rPr>
          <w:rFonts w:ascii="Arial" w:eastAsia="HGSｺﾞｼｯｸM" w:hAnsi="Arial" w:cs="Arial" w:hint="eastAsia"/>
          <w:highlight w:val="yellow"/>
        </w:rPr>
        <w:t>，</w:t>
      </w:r>
      <w:r w:rsidR="00A37D33" w:rsidRPr="0086731D">
        <w:rPr>
          <w:rFonts w:ascii="Arial" w:eastAsia="HGSｺﾞｼｯｸM" w:hAnsi="Arial" w:cs="Arial"/>
        </w:rPr>
        <w:t>を連想させます。男性</w:t>
      </w:r>
      <w:r w:rsidR="00A37D33" w:rsidRPr="0086731D">
        <w:rPr>
          <w:rFonts w:ascii="Arial" w:eastAsia="HGSｺﾞｼｯｸM" w:hAnsi="Arial" w:cs="Arial"/>
        </w:rPr>
        <w:t>2</w:t>
      </w:r>
      <w:r w:rsidR="00A37D33" w:rsidRPr="0086731D">
        <w:rPr>
          <w:rFonts w:ascii="Arial" w:eastAsia="HGSｺﾞｼｯｸM" w:hAnsi="Arial" w:cs="Arial"/>
        </w:rPr>
        <w:t>人と女性</w:t>
      </w:r>
      <w:r w:rsidR="00A37D33" w:rsidRPr="0086731D">
        <w:rPr>
          <w:rFonts w:ascii="Arial" w:eastAsia="HGSｺﾞｼｯｸM" w:hAnsi="Arial" w:cs="Arial"/>
        </w:rPr>
        <w:t>1</w:t>
      </w:r>
      <w:r w:rsidR="00A37D33" w:rsidRPr="0086731D">
        <w:rPr>
          <w:rFonts w:ascii="Arial" w:eastAsia="HGSｺﾞｼｯｸM" w:hAnsi="Arial" w:cs="Arial"/>
        </w:rPr>
        <w:t>人の組み合わせが、</w:t>
      </w:r>
      <w:r w:rsidR="00A37D33" w:rsidRPr="0086731D">
        <w:rPr>
          <w:rFonts w:ascii="Arial" w:eastAsia="HGSｺﾞｼｯｸM" w:hAnsi="Arial" w:cs="Arial" w:hint="eastAsia"/>
        </w:rPr>
        <w:t>物語の中心人物である</w:t>
      </w:r>
      <w:r w:rsidR="00A37D33" w:rsidRPr="0086731D">
        <w:rPr>
          <w:rFonts w:ascii="Arial" w:eastAsia="HGSｺﾞｼｯｸM" w:hAnsi="Arial" w:cs="Arial"/>
        </w:rPr>
        <w:t>ダンテ、ヴェルギリウス、ベアトリーチェに符合することも合わせると、この作品は『神曲』</w:t>
      </w:r>
      <w:r w:rsidR="00FC2480" w:rsidRPr="00BC7C02">
        <w:rPr>
          <w:rFonts w:ascii="Arial" w:eastAsia="HGSｺﾞｼｯｸM" w:hAnsi="Arial" w:cs="Arial" w:hint="eastAsia"/>
          <w:highlight w:val="yellow"/>
        </w:rPr>
        <w:t>，</w:t>
      </w:r>
      <w:r w:rsidR="00A37D33" w:rsidRPr="0086731D">
        <w:rPr>
          <w:rFonts w:ascii="Arial" w:eastAsia="HGSｺﾞｼｯｸM" w:hAnsi="Arial" w:cs="Arial"/>
        </w:rPr>
        <w:t>の一種のパロディーなのかもしれません。</w:t>
      </w:r>
      <w:r w:rsidR="00C02A1D" w:rsidRPr="00C02A1D">
        <w:rPr>
          <w:rFonts w:ascii="Arial" w:eastAsia="HGSｺﾞｼｯｸM" w:hAnsi="Arial" w:cs="Arial" w:hint="eastAsia"/>
          <w:highlight w:val="yellow"/>
        </w:rPr>
        <w:t>，</w:t>
      </w:r>
      <w:r w:rsidR="00A37D33" w:rsidRPr="0086731D">
        <w:rPr>
          <w:rFonts w:ascii="Arial" w:eastAsia="HGSｺﾞｼｯｸM" w:hAnsi="Arial" w:cs="Arial"/>
        </w:rPr>
        <w:t>ダンテは地獄から</w:t>
      </w:r>
      <w:commentRangeStart w:id="74"/>
      <w:r w:rsidR="00A37D33" w:rsidRPr="0086731D">
        <w:rPr>
          <w:rFonts w:ascii="Arial" w:eastAsia="HGSｺﾞｼｯｸM" w:hAnsi="Arial" w:cs="Arial"/>
        </w:rPr>
        <w:t>煉獄</w:t>
      </w:r>
      <w:commentRangeEnd w:id="74"/>
      <w:r w:rsidR="00C02A1D" w:rsidRPr="0086731D">
        <w:rPr>
          <w:rStyle w:val="aa"/>
          <w:rFonts w:ascii="Arial" w:eastAsia="HGSｺﾞｼｯｸM" w:hAnsi="Arial" w:cs="Arial"/>
          <w:sz w:val="21"/>
          <w:szCs w:val="22"/>
        </w:rPr>
        <w:commentReference w:id="74"/>
      </w:r>
      <w:r w:rsidR="00A37D33" w:rsidRPr="0086731D">
        <w:rPr>
          <w:rFonts w:ascii="Arial" w:eastAsia="HGSｺﾞｼｯｸM" w:hAnsi="Arial" w:cs="Arial"/>
        </w:rPr>
        <w:t>を経て天国に至りましたが、どこかコミカルで品のない</w:t>
      </w:r>
      <w:r w:rsidR="00FC2480" w:rsidRPr="00BC7C02">
        <w:rPr>
          <w:rFonts w:ascii="Arial" w:eastAsia="HGSｺﾞｼｯｸM" w:hAnsi="Arial" w:cs="Arial" w:hint="eastAsia"/>
          <w:highlight w:val="yellow"/>
        </w:rPr>
        <w:t>，</w:t>
      </w:r>
      <w:r w:rsidR="00A37D33" w:rsidRPr="0086731D">
        <w:rPr>
          <w:rFonts w:ascii="Arial" w:eastAsia="HGSｺﾞｼｯｸM" w:hAnsi="Arial" w:cs="Arial" w:hint="eastAsia"/>
        </w:rPr>
        <w:t>絵の中の</w:t>
      </w:r>
      <w:r w:rsidR="00A37D33" w:rsidRPr="0086731D">
        <w:rPr>
          <w:rFonts w:ascii="Arial" w:eastAsia="HGSｺﾞｼｯｸM" w:hAnsi="Arial" w:cs="Arial"/>
        </w:rPr>
        <w:t>3</w:t>
      </w:r>
      <w:r w:rsidR="00A37D33" w:rsidRPr="0086731D">
        <w:rPr>
          <w:rFonts w:ascii="Arial" w:eastAsia="HGSｺﾞｼｯｸM" w:hAnsi="Arial" w:cs="Arial"/>
        </w:rPr>
        <w:t>人組の先にもまた、上を向いた矢印が見えます。一行は「天」</w:t>
      </w:r>
      <w:r w:rsidR="00FC2480" w:rsidRPr="00BC7C02">
        <w:rPr>
          <w:rFonts w:ascii="Arial" w:eastAsia="HGSｺﾞｼｯｸM" w:hAnsi="Arial" w:cs="Arial" w:hint="eastAsia"/>
          <w:highlight w:val="yellow"/>
        </w:rPr>
        <w:t>，</w:t>
      </w:r>
      <w:r w:rsidR="00A37D33" w:rsidRPr="0086731D">
        <w:rPr>
          <w:rFonts w:ascii="Arial" w:eastAsia="HGSｺﾞｼｯｸM" w:hAnsi="Arial" w:cs="Arial"/>
        </w:rPr>
        <w:t>にたどりつくのでしょうか、それとも、鍵穴のような入口か</w:t>
      </w:r>
      <w:r w:rsidR="00A37D33" w:rsidRPr="0086731D">
        <w:rPr>
          <w:rFonts w:ascii="Arial" w:eastAsia="HGSｺﾞｼｯｸM" w:hAnsi="Arial" w:cs="Arial" w:hint="eastAsia"/>
        </w:rPr>
        <w:t>ら、深い暗闇に迷い込むのでしょうか。</w:t>
      </w:r>
    </w:p>
    <w:p w14:paraId="5626982E" w14:textId="77777777" w:rsidR="00A37D33" w:rsidRDefault="00A37D33" w:rsidP="00A37D33">
      <w:pPr>
        <w:rPr>
          <w:rFonts w:ascii="Arial" w:eastAsia="HGSｺﾞｼｯｸM" w:hAnsi="Arial" w:cs="Arial"/>
        </w:rPr>
      </w:pPr>
    </w:p>
    <w:p w14:paraId="4766AB52" w14:textId="77777777" w:rsidR="00365CFD" w:rsidRPr="00FC2480" w:rsidRDefault="00365CFD" w:rsidP="00A37D33">
      <w:pPr>
        <w:rPr>
          <w:rFonts w:ascii="Arial" w:eastAsia="HGSｺﾞｼｯｸM" w:hAnsi="Arial" w:cs="Arial"/>
        </w:rPr>
      </w:pPr>
    </w:p>
    <w:p w14:paraId="6295C635" w14:textId="4FBA8BAF" w:rsidR="00A37D33" w:rsidRPr="0013695B" w:rsidRDefault="00A2664A" w:rsidP="0013695B">
      <w:pPr>
        <w:rPr>
          <w:rFonts w:ascii="Arial" w:eastAsia="HGSｺﾞｼｯｸM" w:hAnsi="Arial" w:cs="Arial"/>
          <w:b/>
        </w:rPr>
      </w:pPr>
      <w:ins w:id="75" w:author="TRIVECTOR" w:date="2026-03-03T12:25:00Z" w16du:dateUtc="2026-03-03T03:25:00Z">
        <w:r>
          <w:rPr>
            <w:rFonts w:ascii="Arial" w:eastAsia="HGSｺﾞｼｯｸM" w:hAnsi="Arial" w:cs="Arial" w:hint="eastAsia"/>
            <w:b/>
          </w:rPr>
          <w:t xml:space="preserve">20 </w:t>
        </w:r>
      </w:ins>
      <w:r w:rsidR="00A37D33" w:rsidRPr="0086731D">
        <w:rPr>
          <w:rFonts w:ascii="Arial" w:eastAsia="HGSｺﾞｼｯｸM" w:hAnsi="Arial" w:cs="Arial" w:hint="eastAsia"/>
          <w:b/>
        </w:rPr>
        <w:t>パウル・クレー</w:t>
      </w:r>
      <w:r w:rsidR="0013695B" w:rsidRPr="00651BE5">
        <w:rPr>
          <w:rFonts w:ascii="Arial" w:eastAsia="HGSｺﾞｼｯｸM" w:hAnsi="Arial" w:cs="Arial" w:hint="eastAsia"/>
          <w:b/>
          <w:highlight w:val="yellow"/>
        </w:rPr>
        <w:t>，</w:t>
      </w:r>
      <w:r w:rsidR="0013695B" w:rsidRPr="00A94BE0">
        <w:rPr>
          <w:rFonts w:ascii="Arial" w:eastAsia="HGSｺﾞｼｯｸM" w:hAnsi="Arial" w:cs="Arial" w:hint="eastAsia"/>
          <w:b/>
        </w:rPr>
        <w:t>作</w:t>
      </w:r>
      <w:r w:rsidR="0013695B" w:rsidRPr="007D2897">
        <w:rPr>
          <w:rFonts w:ascii="Arial" w:eastAsia="HGSｺﾞｼｯｸM" w:hAnsi="Arial" w:cs="Arial" w:hint="eastAsia"/>
          <w:b/>
        </w:rPr>
        <w:t>、</w:t>
      </w:r>
      <w:r w:rsidR="00A37D33" w:rsidRPr="0086731D">
        <w:rPr>
          <w:rFonts w:ascii="Arial" w:eastAsia="HGSｺﾞｼｯｸM" w:hAnsi="Arial" w:cs="Arial" w:hint="eastAsia"/>
          <w:b/>
        </w:rPr>
        <w:t>《樹上の処女》</w:t>
      </w:r>
      <w:r w:rsidR="001425AC" w:rsidRPr="001425AC">
        <w:rPr>
          <w:rFonts w:ascii="Arial" w:eastAsia="HGSｺﾞｼｯｸM" w:hAnsi="Arial" w:cs="Arial" w:hint="eastAsia"/>
          <w:b/>
          <w:highlight w:val="yellow"/>
        </w:rPr>
        <w:t>。</w:t>
      </w:r>
      <w:r w:rsidR="001425AC" w:rsidRPr="00326E9B">
        <w:rPr>
          <w:rFonts w:ascii="Arial" w:eastAsia="HGSｺﾞｼｯｸM" w:hAnsi="Arial" w:cs="Arial" w:hint="eastAsia"/>
          <w:b/>
          <w:highlight w:val="yellow"/>
        </w:rPr>
        <w:t>，</w:t>
      </w:r>
      <w:r w:rsidR="00A37D33" w:rsidRPr="0086731D">
        <w:rPr>
          <w:rFonts w:ascii="Arial" w:eastAsia="HGSｺﾞｼｯｸM" w:hAnsi="Arial" w:cs="Arial" w:hint="eastAsia"/>
        </w:rPr>
        <w:t>女性の不自然にねじ曲がった姿勢と陰険な表情は、画家の辛辣な風刺のまなざしを感じさせます。主題について、クレーはこう述べています。「獣たちはごく自然で、つがいで一緒にいるのだが、淑女は処女のまま、市民社会に認</w:t>
      </w:r>
      <w:r w:rsidR="00A37D33" w:rsidRPr="0086731D">
        <w:rPr>
          <w:rFonts w:ascii="Arial" w:eastAsia="HGSｺﾞｼｯｸM" w:hAnsi="Arial" w:cs="Arial" w:hint="eastAsia"/>
        </w:rPr>
        <w:lastRenderedPageBreak/>
        <w:t>めら</w:t>
      </w:r>
      <w:r w:rsidR="00A37D33" w:rsidRPr="000E3D96">
        <w:rPr>
          <w:rFonts w:ascii="Arial" w:eastAsia="HGSｺﾞｼｯｸM" w:hAnsi="Arial" w:cs="Arial" w:hint="eastAsia"/>
          <w:highlight w:val="magenta"/>
          <w:rPrChange w:id="76" w:author="TRIVECTOR" w:date="2026-03-03T12:27:00Z" w16du:dateUtc="2026-03-03T03:27:00Z">
            <w:rPr>
              <w:rFonts w:ascii="Arial" w:eastAsia="HGSｺﾞｼｯｸM" w:hAnsi="Arial" w:cs="Arial" w:hint="eastAsia"/>
            </w:rPr>
          </w:rPrChange>
        </w:rPr>
        <w:t>れるような</w:t>
      </w:r>
      <w:r w:rsidR="00A37D33" w:rsidRPr="0086731D">
        <w:rPr>
          <w:rFonts w:ascii="Arial" w:eastAsia="HGSｺﾞｼｯｸM" w:hAnsi="Arial" w:cs="Arial" w:hint="eastAsia"/>
        </w:rPr>
        <w:t>求婚者を待つ。だからと言って、年老いつつある彼女がより美しくなるわけではない。」</w:t>
      </w:r>
      <w:r w:rsidR="0013695B" w:rsidRPr="00326E9B">
        <w:rPr>
          <w:rFonts w:ascii="Arial" w:eastAsia="HGSｺﾞｼｯｸM" w:hAnsi="Arial" w:cs="Arial" w:hint="eastAsia"/>
          <w:b/>
          <w:highlight w:val="yellow"/>
        </w:rPr>
        <w:t>，</w:t>
      </w:r>
      <w:r w:rsidR="00A37D33" w:rsidRPr="000E3D96">
        <w:rPr>
          <w:rFonts w:ascii="Arial" w:eastAsia="HGSｺﾞｼｯｸM" w:hAnsi="Arial" w:cs="Arial" w:hint="eastAsia"/>
          <w:highlight w:val="magenta"/>
          <w:rPrChange w:id="77" w:author="TRIVECTOR" w:date="2026-03-03T12:27:00Z" w16du:dateUtc="2026-03-03T03:27:00Z">
            <w:rPr>
              <w:rFonts w:ascii="Arial" w:eastAsia="HGSｺﾞｼｯｸM" w:hAnsi="Arial" w:cs="Arial" w:hint="eastAsia"/>
            </w:rPr>
          </w:rPrChange>
        </w:rPr>
        <w:t>社会</w:t>
      </w:r>
      <w:r w:rsidR="00A37D33" w:rsidRPr="0086731D">
        <w:rPr>
          <w:rFonts w:ascii="Arial" w:eastAsia="HGSｺﾞｼｯｸM" w:hAnsi="Arial" w:cs="Arial" w:hint="eastAsia"/>
        </w:rPr>
        <w:t>や人間をドライな目で観察し、その不条理に向き合うことは、クレーの制作の重要な一側面でした。本作品は、大きな展覧会への初めての出品作となった、精緻な描写と風刺性を特徴とする</w:t>
      </w:r>
      <w:r w:rsidR="00FC2480" w:rsidRPr="00BC7C02">
        <w:rPr>
          <w:rFonts w:ascii="Arial" w:eastAsia="HGSｺﾞｼｯｸM" w:hAnsi="Arial" w:cs="Arial" w:hint="eastAsia"/>
          <w:highlight w:val="yellow"/>
        </w:rPr>
        <w:t>，</w:t>
      </w:r>
      <w:r w:rsidR="00A37D33" w:rsidRPr="0086731D">
        <w:rPr>
          <w:rFonts w:ascii="Arial" w:eastAsia="HGSｺﾞｼｯｸM" w:hAnsi="Arial" w:cs="Arial" w:hint="eastAsia"/>
        </w:rPr>
        <w:t>銅版画シリーズの一点です。</w:t>
      </w:r>
    </w:p>
    <w:p w14:paraId="26E1CAC7" w14:textId="77777777" w:rsidR="00A37D33" w:rsidRDefault="00A37D33" w:rsidP="00A37D33">
      <w:pPr>
        <w:rPr>
          <w:rFonts w:ascii="Arial" w:eastAsia="HGSｺﾞｼｯｸM" w:hAnsi="Arial" w:cs="Arial"/>
        </w:rPr>
      </w:pPr>
    </w:p>
    <w:p w14:paraId="1169C714" w14:textId="77777777" w:rsidR="0013695B" w:rsidRPr="0086731D" w:rsidRDefault="0013695B" w:rsidP="00A37D33">
      <w:pPr>
        <w:rPr>
          <w:rFonts w:ascii="Arial" w:eastAsia="HGSｺﾞｼｯｸM" w:hAnsi="Arial" w:cs="Arial"/>
        </w:rPr>
      </w:pPr>
    </w:p>
    <w:p w14:paraId="4F5F5F48" w14:textId="6C13D370" w:rsidR="00E75032" w:rsidRDefault="000E3D96">
      <w:pPr>
        <w:rPr>
          <w:rFonts w:ascii="Arial" w:eastAsia="HGSｺﾞｼｯｸM" w:hAnsi="Arial" w:cs="Arial"/>
        </w:rPr>
      </w:pPr>
      <w:ins w:id="78" w:author="TRIVECTOR" w:date="2026-03-03T12:28:00Z" w16du:dateUtc="2026-03-03T03:28:00Z">
        <w:r>
          <w:rPr>
            <w:rFonts w:ascii="Arial" w:eastAsia="HGSｺﾞｼｯｸM" w:hAnsi="Arial" w:cs="Arial" w:hint="eastAsia"/>
            <w:b/>
          </w:rPr>
          <w:t xml:space="preserve">21 </w:t>
        </w:r>
      </w:ins>
      <w:r w:rsidR="00A37D33" w:rsidRPr="0086731D">
        <w:rPr>
          <w:rFonts w:ascii="Arial" w:eastAsia="HGSｺﾞｼｯｸM" w:hAnsi="Arial" w:cs="Arial" w:hint="eastAsia"/>
          <w:b/>
        </w:rPr>
        <w:t>ジャン・アルプ</w:t>
      </w:r>
      <w:r w:rsidR="00C021EA" w:rsidRPr="00651BE5">
        <w:rPr>
          <w:rFonts w:ascii="Arial" w:eastAsia="HGSｺﾞｼｯｸM" w:hAnsi="Arial" w:cs="Arial" w:hint="eastAsia"/>
          <w:b/>
          <w:highlight w:val="yellow"/>
        </w:rPr>
        <w:t>，</w:t>
      </w:r>
      <w:r w:rsidR="00C021EA" w:rsidRPr="00A94BE0">
        <w:rPr>
          <w:rFonts w:ascii="Arial" w:eastAsia="HGSｺﾞｼｯｸM" w:hAnsi="Arial" w:cs="Arial" w:hint="eastAsia"/>
          <w:b/>
        </w:rPr>
        <w:t>作</w:t>
      </w:r>
      <w:r w:rsidR="00C021EA" w:rsidRPr="007D2897">
        <w:rPr>
          <w:rFonts w:ascii="Arial" w:eastAsia="HGSｺﾞｼｯｸM" w:hAnsi="Arial" w:cs="Arial" w:hint="eastAsia"/>
          <w:b/>
        </w:rPr>
        <w:t>、</w:t>
      </w:r>
      <w:r w:rsidR="00A37D33" w:rsidRPr="0086731D">
        <w:rPr>
          <w:rFonts w:ascii="Arial" w:eastAsia="HGSｺﾞｼｯｸM" w:hAnsi="Arial" w:cs="Arial" w:hint="eastAsia"/>
          <w:b/>
        </w:rPr>
        <w:t>《葉のトルソ》</w:t>
      </w:r>
      <w:r w:rsidR="001425AC" w:rsidRPr="001425AC">
        <w:rPr>
          <w:rFonts w:ascii="Arial" w:eastAsia="HGSｺﾞｼｯｸM" w:hAnsi="Arial" w:cs="Arial" w:hint="eastAsia"/>
          <w:b/>
          <w:highlight w:val="yellow"/>
        </w:rPr>
        <w:t>。</w:t>
      </w:r>
      <w:r w:rsidR="00C021EA" w:rsidRPr="00326E9B">
        <w:rPr>
          <w:rFonts w:ascii="Arial" w:eastAsia="HGSｺﾞｼｯｸM" w:hAnsi="Arial" w:cs="Arial" w:hint="eastAsia"/>
          <w:b/>
          <w:highlight w:val="yellow"/>
        </w:rPr>
        <w:t>，</w:t>
      </w:r>
      <w:r w:rsidR="00A37D33" w:rsidRPr="000E3D96">
        <w:rPr>
          <w:rFonts w:ascii="Arial" w:eastAsia="HGSｺﾞｼｯｸM" w:hAnsi="Arial" w:cs="Arial" w:hint="eastAsia"/>
          <w:highlight w:val="magenta"/>
          <w:rPrChange w:id="79" w:author="TRIVECTOR" w:date="2026-03-03T12:28:00Z" w16du:dateUtc="2026-03-03T03:28:00Z">
            <w:rPr>
              <w:rFonts w:ascii="Arial" w:eastAsia="HGSｺﾞｼｯｸM" w:hAnsi="Arial" w:cs="Arial" w:hint="eastAsia"/>
            </w:rPr>
          </w:rPrChange>
        </w:rPr>
        <w:t>トルソ</w:t>
      </w:r>
      <w:r w:rsidR="00A37D33" w:rsidRPr="0086731D">
        <w:rPr>
          <w:rFonts w:ascii="Arial" w:eastAsia="HGSｺﾞｼｯｸM" w:hAnsi="Arial" w:cs="Arial" w:hint="eastAsia"/>
        </w:rPr>
        <w:t>は</w:t>
      </w:r>
      <w:r w:rsidR="00FC2480" w:rsidRPr="00BC7C02">
        <w:rPr>
          <w:rFonts w:ascii="Arial" w:eastAsia="HGSｺﾞｼｯｸM" w:hAnsi="Arial" w:cs="Arial" w:hint="eastAsia"/>
          <w:highlight w:val="yellow"/>
        </w:rPr>
        <w:t>，</w:t>
      </w:r>
      <w:r w:rsidR="00A37D33" w:rsidRPr="0086731D">
        <w:rPr>
          <w:rFonts w:ascii="Arial" w:eastAsia="HGSｺﾞｼｯｸM" w:hAnsi="Arial" w:cs="Arial" w:hint="eastAsia"/>
        </w:rPr>
        <w:t>人体の手足と首を除く胴体部を意味します。アルプは</w:t>
      </w:r>
      <w:r w:rsidR="00A37D33" w:rsidRPr="0086731D">
        <w:rPr>
          <w:rFonts w:ascii="Arial" w:eastAsia="HGSｺﾞｼｯｸM" w:hAnsi="Arial" w:cs="Arial" w:hint="eastAsia"/>
        </w:rPr>
        <w:t>1950</w:t>
      </w:r>
      <w:r w:rsidR="00A37D33" w:rsidRPr="0086731D">
        <w:rPr>
          <w:rFonts w:ascii="Arial" w:eastAsia="HGSｺﾞｼｯｸM" w:hAnsi="Arial" w:cs="Arial" w:hint="eastAsia"/>
        </w:rPr>
        <w:t>年代後半から、元来は不動の存在感をもつこのモチーフを着想源に、かたちが別のかたちへと移り変わるさまを捉えたような、抽象性と生命感をあわせもつ彫刻を制作しました。</w:t>
      </w:r>
      <w:r w:rsidR="00C021EA" w:rsidRPr="00326E9B">
        <w:rPr>
          <w:rFonts w:ascii="Arial" w:eastAsia="HGSｺﾞｼｯｸM" w:hAnsi="Arial" w:cs="Arial" w:hint="eastAsia"/>
          <w:b/>
          <w:highlight w:val="yellow"/>
        </w:rPr>
        <w:t>，</w:t>
      </w:r>
      <w:r w:rsidR="00A37D33" w:rsidRPr="0086731D">
        <w:rPr>
          <w:rFonts w:ascii="Arial" w:eastAsia="HGSｺﾞｼｯｸM" w:hAnsi="Arial" w:cs="Arial" w:hint="eastAsia"/>
        </w:rPr>
        <w:t>本作品は当館の開館当初から、エントランスホールで展示されてきました。頭頂部が少し</w:t>
      </w:r>
      <w:r w:rsidR="00A37D33" w:rsidRPr="000E3D96">
        <w:rPr>
          <w:rFonts w:ascii="Arial" w:eastAsia="HGSｺﾞｼｯｸM" w:hAnsi="Arial" w:cs="Arial" w:hint="eastAsia"/>
          <w:highlight w:val="magenta"/>
          <w:rPrChange w:id="80" w:author="TRIVECTOR" w:date="2026-03-03T12:28:00Z" w16du:dateUtc="2026-03-03T03:28:00Z">
            <w:rPr>
              <w:rFonts w:ascii="Arial" w:eastAsia="HGSｺﾞｼｯｸM" w:hAnsi="Arial" w:cs="Arial" w:hint="eastAsia"/>
            </w:rPr>
          </w:rPrChange>
        </w:rPr>
        <w:t>前に</w:t>
      </w:r>
      <w:r w:rsidR="00A37D33" w:rsidRPr="0086731D">
        <w:rPr>
          <w:rFonts w:ascii="Arial" w:eastAsia="HGSｺﾞｼｯｸM" w:hAnsi="Arial" w:cs="Arial" w:hint="eastAsia"/>
        </w:rPr>
        <w:t>傾いだ造形は、一枚の葉が</w:t>
      </w:r>
      <w:r w:rsidR="00FC2480" w:rsidRPr="00BC7C02">
        <w:rPr>
          <w:rFonts w:ascii="Arial" w:eastAsia="HGSｺﾞｼｯｸM" w:hAnsi="Arial" w:cs="Arial" w:hint="eastAsia"/>
          <w:highlight w:val="yellow"/>
        </w:rPr>
        <w:t>，</w:t>
      </w:r>
      <w:r w:rsidR="00A37D33" w:rsidRPr="0086731D">
        <w:rPr>
          <w:rFonts w:ascii="Arial" w:eastAsia="HGSｺﾞｼｯｸM" w:hAnsi="Arial" w:cs="Arial" w:hint="eastAsia"/>
        </w:rPr>
        <w:t>くびれのある人体へと変容して、徐々に頭をもたげ</w:t>
      </w:r>
      <w:r w:rsidR="00A37D33" w:rsidRPr="000E3D96">
        <w:rPr>
          <w:rFonts w:ascii="Arial" w:eastAsia="HGSｺﾞｼｯｸM" w:hAnsi="Arial" w:cs="Arial" w:hint="eastAsia"/>
          <w:highlight w:val="magenta"/>
          <w:rPrChange w:id="81" w:author="TRIVECTOR" w:date="2026-03-03T12:28:00Z" w16du:dateUtc="2026-03-03T03:28:00Z">
            <w:rPr>
              <w:rFonts w:ascii="Arial" w:eastAsia="HGSｺﾞｼｯｸM" w:hAnsi="Arial" w:cs="Arial" w:hint="eastAsia"/>
            </w:rPr>
          </w:rPrChange>
        </w:rPr>
        <w:t>ながら立ち上がる</w:t>
      </w:r>
      <w:r w:rsidR="00A37D33" w:rsidRPr="0086731D">
        <w:rPr>
          <w:rFonts w:ascii="Arial" w:eastAsia="HGSｺﾞｼｯｸM" w:hAnsi="Arial" w:cs="Arial" w:hint="eastAsia"/>
        </w:rPr>
        <w:t>ようなイメージを想起させます。吹き抜けと大階段が形づくる伸びやかな空間と呼応しながら</w:t>
      </w:r>
      <w:r w:rsidR="00FC2480" w:rsidRPr="00BC7C02">
        <w:rPr>
          <w:rFonts w:ascii="Arial" w:eastAsia="HGSｺﾞｼｯｸM" w:hAnsi="Arial" w:cs="Arial" w:hint="eastAsia"/>
          <w:highlight w:val="yellow"/>
        </w:rPr>
        <w:t>，</w:t>
      </w:r>
      <w:r w:rsidR="00A37D33" w:rsidRPr="0086731D">
        <w:rPr>
          <w:rFonts w:ascii="Arial" w:eastAsia="HGSｺﾞｼｯｸM" w:hAnsi="Arial" w:cs="Arial" w:hint="eastAsia"/>
        </w:rPr>
        <w:t>来館者を迎えてきた、美術館の顔とも言える一点です。</w:t>
      </w:r>
    </w:p>
    <w:p w14:paraId="2033AA5C" w14:textId="77777777" w:rsidR="001F0305" w:rsidRDefault="001F0305">
      <w:pPr>
        <w:rPr>
          <w:rFonts w:ascii="Arial" w:eastAsia="HGSｺﾞｼｯｸM" w:hAnsi="Arial" w:cs="Arial"/>
        </w:rPr>
      </w:pPr>
    </w:p>
    <w:p w14:paraId="29F4996E" w14:textId="77777777" w:rsidR="001F0305" w:rsidRDefault="001F0305">
      <w:pPr>
        <w:rPr>
          <w:rFonts w:ascii="Arial" w:eastAsia="HGSｺﾞｼｯｸM" w:hAnsi="Arial" w:cs="Arial"/>
        </w:rPr>
      </w:pPr>
    </w:p>
    <w:p w14:paraId="527C368B" w14:textId="09908A4B" w:rsidR="00365CFD" w:rsidRPr="0066459A" w:rsidRDefault="000E3D96" w:rsidP="00365CFD">
      <w:pPr>
        <w:rPr>
          <w:rFonts w:ascii="Arial" w:eastAsia="HGSｺﾞｼｯｸM" w:hAnsi="Arial" w:cs="Arial"/>
          <w:szCs w:val="21"/>
        </w:rPr>
      </w:pPr>
      <w:ins w:id="82" w:author="TRIVECTOR" w:date="2026-03-03T12:28:00Z" w16du:dateUtc="2026-03-03T03:28:00Z">
        <w:r>
          <w:rPr>
            <w:rFonts w:ascii="Arial" w:eastAsia="HGSｺﾞｼｯｸM" w:hAnsi="Arial" w:cs="Arial" w:hint="eastAsia"/>
            <w:b/>
            <w:bCs/>
            <w:szCs w:val="21"/>
          </w:rPr>
          <w:t xml:space="preserve">22 </w:t>
        </w:r>
      </w:ins>
      <w:r w:rsidR="00365CFD" w:rsidRPr="0066459A">
        <w:rPr>
          <w:rFonts w:ascii="Arial" w:eastAsia="HGSｺﾞｼｯｸM" w:hAnsi="Arial" w:cs="Arial"/>
          <w:b/>
          <w:bCs/>
          <w:szCs w:val="21"/>
        </w:rPr>
        <w:t>高橋</w:t>
      </w:r>
      <w:commentRangeStart w:id="83"/>
      <w:r w:rsidR="00365CFD" w:rsidRPr="0066459A">
        <w:rPr>
          <w:rFonts w:ascii="Arial" w:eastAsia="HGSｺﾞｼｯｸM" w:hAnsi="Arial" w:cs="Arial"/>
          <w:b/>
          <w:bCs/>
          <w:szCs w:val="21"/>
        </w:rPr>
        <w:t>由一</w:t>
      </w:r>
      <w:commentRangeEnd w:id="83"/>
      <w:r w:rsidRPr="0066459A">
        <w:rPr>
          <w:rStyle w:val="aa"/>
          <w:rFonts w:ascii="Arial" w:eastAsia="HGSｺﾞｼｯｸM" w:hAnsi="Arial" w:cs="Arial" w:hint="eastAsia"/>
          <w:b/>
          <w:sz w:val="21"/>
          <w:szCs w:val="22"/>
          <w:highlight w:val="yellow"/>
        </w:rPr>
        <w:commentReference w:id="83"/>
      </w:r>
      <w:r w:rsidR="00365CFD" w:rsidRPr="0066459A">
        <w:rPr>
          <w:rFonts w:ascii="Arial" w:eastAsia="HGSｺﾞｼｯｸM" w:hAnsi="Arial" w:cs="Arial" w:hint="eastAsia"/>
          <w:b/>
          <w:highlight w:val="yellow"/>
        </w:rPr>
        <w:t>，</w:t>
      </w:r>
      <w:r w:rsidR="00365CFD" w:rsidRPr="0066459A">
        <w:rPr>
          <w:rFonts w:ascii="Arial" w:eastAsia="HGSｺﾞｼｯｸM" w:hAnsi="Arial" w:cs="Arial" w:hint="eastAsia"/>
          <w:b/>
        </w:rPr>
        <w:t>作、</w:t>
      </w:r>
      <w:r w:rsidR="00365CFD" w:rsidRPr="0066459A">
        <w:rPr>
          <w:rFonts w:ascii="Arial" w:eastAsia="HGSｺﾞｼｯｸM" w:hAnsi="Arial" w:cs="Arial"/>
          <w:b/>
          <w:szCs w:val="21"/>
        </w:rPr>
        <w:t>《</w:t>
      </w:r>
      <w:r w:rsidR="00365CFD" w:rsidRPr="0066459A">
        <w:rPr>
          <w:rFonts w:ascii="Arial" w:eastAsia="HGSｺﾞｼｯｸM" w:hAnsi="Arial" w:cs="Arial"/>
          <w:b/>
          <w:bCs/>
          <w:szCs w:val="21"/>
        </w:rPr>
        <w:t>宮城県庁門前図</w:t>
      </w:r>
      <w:r w:rsidR="00365CFD">
        <w:rPr>
          <w:rFonts w:ascii="Arial" w:eastAsia="HGSｺﾞｼｯｸM" w:hAnsi="Arial" w:cs="Arial"/>
          <w:b/>
          <w:szCs w:val="21"/>
        </w:rPr>
        <w:t>》</w:t>
      </w:r>
      <w:r w:rsidR="00365CFD" w:rsidRPr="004648C5">
        <w:rPr>
          <w:rFonts w:ascii="Arial" w:eastAsia="HGSｺﾞｼｯｸM" w:hAnsi="Arial" w:cs="Arial"/>
          <w:b/>
          <w:szCs w:val="21"/>
          <w:highlight w:val="yellow"/>
        </w:rPr>
        <w:t>。</w:t>
      </w:r>
      <w:r w:rsidR="00365CFD">
        <w:rPr>
          <w:rFonts w:ascii="Arial" w:eastAsia="HGSｺﾞｼｯｸM" w:hAnsi="Arial" w:cs="Arial" w:hint="eastAsia"/>
          <w:b/>
          <w:szCs w:val="21"/>
          <w:highlight w:val="yellow"/>
        </w:rPr>
        <w:t>，</w:t>
      </w:r>
      <w:r w:rsidR="00365CFD" w:rsidRPr="0066459A">
        <w:rPr>
          <w:rFonts w:ascii="Arial" w:eastAsia="HGSｺﾞｼｯｸM" w:hAnsi="Arial" w:cs="Arial"/>
          <w:szCs w:val="21"/>
        </w:rPr>
        <w:t>高橋由一が宮城県を訪れた当時は、元仙台藩の学問所、</w:t>
      </w:r>
      <w:commentRangeStart w:id="84"/>
      <w:r w:rsidR="00365CFD" w:rsidRPr="0066459A">
        <w:rPr>
          <w:rFonts w:ascii="Arial" w:eastAsia="HGSｺﾞｼｯｸM" w:hAnsi="Arial" w:cs="Arial"/>
          <w:szCs w:val="21"/>
        </w:rPr>
        <w:t>養賢堂</w:t>
      </w:r>
      <w:commentRangeEnd w:id="84"/>
      <w:r w:rsidR="00365CFD" w:rsidRPr="0066459A">
        <w:rPr>
          <w:rStyle w:val="aa"/>
          <w:rFonts w:ascii="Arial" w:eastAsia="HGSｺﾞｼｯｸM" w:hAnsi="Arial" w:cs="Arial"/>
          <w:sz w:val="21"/>
          <w:szCs w:val="21"/>
        </w:rPr>
        <w:commentReference w:id="84"/>
      </w:r>
      <w:r w:rsidR="00365CFD" w:rsidRPr="0066459A">
        <w:rPr>
          <w:rFonts w:ascii="Arial" w:eastAsia="HGSｺﾞｼｯｸM" w:hAnsi="Arial" w:cs="Arial"/>
          <w:szCs w:val="21"/>
        </w:rPr>
        <w:t>の講堂が、県庁舎として使われていました。国内まれに見る規模を誇った</w:t>
      </w:r>
      <w:r w:rsidR="00365CFD" w:rsidRPr="000E3D96">
        <w:rPr>
          <w:rFonts w:ascii="Arial" w:eastAsia="HGSｺﾞｼｯｸM" w:hAnsi="Arial" w:cs="Arial" w:hint="eastAsia"/>
          <w:szCs w:val="21"/>
          <w:highlight w:val="magenta"/>
          <w:rPrChange w:id="85" w:author="TRIVECTOR" w:date="2026-03-03T12:29:00Z" w16du:dateUtc="2026-03-03T03:29:00Z">
            <w:rPr>
              <w:rFonts w:ascii="Arial" w:eastAsia="HGSｺﾞｼｯｸM" w:hAnsi="Arial" w:cs="Arial" w:hint="eastAsia"/>
              <w:szCs w:val="21"/>
            </w:rPr>
          </w:rPrChange>
        </w:rPr>
        <w:t>養賢堂</w:t>
      </w:r>
      <w:r w:rsidR="00365CFD" w:rsidRPr="0066459A">
        <w:rPr>
          <w:rFonts w:ascii="Arial" w:eastAsia="HGSｺﾞｼｯｸM" w:hAnsi="Arial" w:cs="Arial"/>
          <w:szCs w:val="21"/>
        </w:rPr>
        <w:t>の建物を県庁として活用するために、畳は板張りに、障子はガラス戸に改修され、和風の門に替えて白い洋風の立派な門も建てられました</w:t>
      </w:r>
      <w:r w:rsidR="00365CFD">
        <w:rPr>
          <w:rFonts w:ascii="Arial" w:eastAsia="HGSｺﾞｼｯｸM" w:hAnsi="Arial" w:cs="Arial" w:hint="eastAsia"/>
          <w:szCs w:val="21"/>
        </w:rPr>
        <w:t>。</w:t>
      </w:r>
      <w:r w:rsidR="00365CFD" w:rsidRPr="0066459A">
        <w:rPr>
          <w:rFonts w:ascii="Arial" w:eastAsia="HGSｺﾞｼｯｸM" w:hAnsi="Arial" w:cs="Arial" w:hint="eastAsia"/>
          <w:szCs w:val="21"/>
          <w:highlight w:val="yellow"/>
        </w:rPr>
        <w:t>，</w:t>
      </w:r>
      <w:r w:rsidR="00365CFD" w:rsidRPr="0066459A">
        <w:rPr>
          <w:rFonts w:ascii="Arial" w:eastAsia="HGSｺﾞｼｯｸM" w:hAnsi="Arial" w:cs="Arial"/>
          <w:szCs w:val="21"/>
        </w:rPr>
        <w:t>文明開化の様子を伝えるこの新しい風景に、由一は、バルビゾン派の流れをくむイタリア人画家、フォンタネージの影響をうかがわせる逆光の木立や、馬車のシルエットをあわせて、情趣的な記録画を完成させ</w:t>
      </w:r>
      <w:r w:rsidR="00365CFD" w:rsidRPr="000E3D96">
        <w:rPr>
          <w:rFonts w:ascii="Arial" w:eastAsia="HGSｺﾞｼｯｸM" w:hAnsi="Arial" w:cs="Arial" w:hint="eastAsia"/>
          <w:szCs w:val="21"/>
          <w:highlight w:val="magenta"/>
          <w:rPrChange w:id="86" w:author="TRIVECTOR" w:date="2026-03-03T12:29:00Z" w16du:dateUtc="2026-03-03T03:29:00Z">
            <w:rPr>
              <w:rFonts w:ascii="Arial" w:eastAsia="HGSｺﾞｼｯｸM" w:hAnsi="Arial" w:cs="Arial" w:hint="eastAsia"/>
              <w:szCs w:val="21"/>
            </w:rPr>
          </w:rPrChange>
        </w:rPr>
        <w:t>ました</w:t>
      </w:r>
      <w:r w:rsidR="00365CFD" w:rsidRPr="0066459A">
        <w:rPr>
          <w:rFonts w:ascii="Arial" w:eastAsia="HGSｺﾞｼｯｸM" w:hAnsi="Arial" w:cs="Arial"/>
          <w:szCs w:val="21"/>
        </w:rPr>
        <w:t>。洋画に写実と</w:t>
      </w:r>
      <w:r w:rsidR="00365CFD" w:rsidRPr="004648C5">
        <w:rPr>
          <w:rFonts w:ascii="Arial" w:eastAsia="HGSｺﾞｼｯｸM" w:hAnsi="Arial" w:cs="Arial" w:hint="eastAsia"/>
          <w:szCs w:val="21"/>
          <w:highlight w:val="yellow"/>
        </w:rPr>
        <w:t>，</w:t>
      </w:r>
      <w:r w:rsidR="00365CFD" w:rsidRPr="0066459A">
        <w:rPr>
          <w:rFonts w:ascii="Arial" w:eastAsia="HGSｺﾞｼｯｸM" w:hAnsi="Arial" w:cs="Arial"/>
          <w:szCs w:val="21"/>
        </w:rPr>
        <w:t>一つの趣味</w:t>
      </w:r>
      <w:r w:rsidR="00365CFD" w:rsidRPr="004648C5">
        <w:rPr>
          <w:rFonts w:ascii="Arial" w:eastAsia="HGSｺﾞｼｯｸM" w:hAnsi="Arial" w:cs="Arial" w:hint="eastAsia"/>
          <w:szCs w:val="21"/>
          <w:highlight w:val="yellow"/>
        </w:rPr>
        <w:t>，</w:t>
      </w:r>
      <w:r w:rsidR="00365CFD" w:rsidRPr="0066459A">
        <w:rPr>
          <w:rFonts w:ascii="Arial" w:eastAsia="HGSｺﾞｼｯｸM" w:hAnsi="Arial" w:cs="Arial"/>
          <w:szCs w:val="21"/>
        </w:rPr>
        <w:t>を認め、その普及に尽くした由一の晩年の代表作です。</w:t>
      </w:r>
    </w:p>
    <w:p w14:paraId="78733A2E" w14:textId="77777777" w:rsidR="001F0305" w:rsidRDefault="001F0305">
      <w:pPr>
        <w:rPr>
          <w:rFonts w:ascii="Arial" w:eastAsia="HGSｺﾞｼｯｸM" w:hAnsi="Arial" w:cs="Arial"/>
        </w:rPr>
      </w:pPr>
    </w:p>
    <w:p w14:paraId="1D0D04BB" w14:textId="77777777" w:rsidR="00365CFD" w:rsidRDefault="00365CFD">
      <w:pPr>
        <w:rPr>
          <w:rFonts w:ascii="Arial" w:eastAsia="HGSｺﾞｼｯｸM" w:hAnsi="Arial" w:cs="Arial"/>
        </w:rPr>
      </w:pPr>
    </w:p>
    <w:p w14:paraId="060EA7C2" w14:textId="35C5524F" w:rsidR="00365CFD" w:rsidRPr="00CB00F1" w:rsidRDefault="000E3D96" w:rsidP="00365CFD">
      <w:pPr>
        <w:widowControl/>
        <w:rPr>
          <w:rFonts w:ascii="Arial" w:eastAsia="HGSｺﾞｼｯｸM" w:hAnsi="Arial" w:cs="Arial"/>
          <w:kern w:val="0"/>
          <w:szCs w:val="21"/>
        </w:rPr>
      </w:pPr>
      <w:ins w:id="87" w:author="TRIVECTOR" w:date="2026-03-03T12:28:00Z" w16du:dateUtc="2026-03-03T03:28:00Z">
        <w:r>
          <w:rPr>
            <w:rFonts w:ascii="Arial" w:eastAsia="HGSｺﾞｼｯｸM" w:hAnsi="Arial" w:cs="Arial" w:hint="eastAsia"/>
            <w:b/>
            <w:bCs/>
            <w:szCs w:val="21"/>
          </w:rPr>
          <w:t xml:space="preserve">23 </w:t>
        </w:r>
      </w:ins>
      <w:r w:rsidR="00365CFD" w:rsidRPr="0066459A">
        <w:rPr>
          <w:rFonts w:ascii="Arial" w:eastAsia="HGSｺﾞｼｯｸM" w:hAnsi="Arial" w:cs="Arial"/>
          <w:b/>
          <w:bCs/>
          <w:szCs w:val="21"/>
        </w:rPr>
        <w:t>宮城輝夫</w:t>
      </w:r>
      <w:r w:rsidR="00365CFD" w:rsidRPr="0066459A">
        <w:rPr>
          <w:rFonts w:ascii="Arial" w:eastAsia="HGSｺﾞｼｯｸM" w:hAnsi="Arial" w:cs="Arial" w:hint="eastAsia"/>
          <w:b/>
          <w:highlight w:val="yellow"/>
        </w:rPr>
        <w:t>，</w:t>
      </w:r>
      <w:r w:rsidR="00365CFD" w:rsidRPr="0066459A">
        <w:rPr>
          <w:rFonts w:ascii="Arial" w:eastAsia="HGSｺﾞｼｯｸM" w:hAnsi="Arial" w:cs="Arial" w:hint="eastAsia"/>
          <w:b/>
        </w:rPr>
        <w:t>作、</w:t>
      </w:r>
      <w:r w:rsidR="00365CFD" w:rsidRPr="0066459A">
        <w:rPr>
          <w:rFonts w:ascii="Arial" w:eastAsia="HGSｺﾞｼｯｸM" w:hAnsi="Arial" w:cs="Arial"/>
          <w:b/>
          <w:szCs w:val="21"/>
        </w:rPr>
        <w:t>《</w:t>
      </w:r>
      <w:r w:rsidR="00365CFD" w:rsidRPr="0066459A">
        <w:rPr>
          <w:rFonts w:ascii="Arial" w:eastAsia="HGSｺﾞｼｯｸM" w:hAnsi="Arial" w:cs="Arial"/>
          <w:b/>
          <w:bCs/>
          <w:szCs w:val="21"/>
        </w:rPr>
        <w:t>月の</w:t>
      </w:r>
      <w:r w:rsidR="00365CFD" w:rsidRPr="000E3D96">
        <w:rPr>
          <w:rFonts w:ascii="Arial" w:eastAsia="HGSｺﾞｼｯｸM" w:hAnsi="Arial" w:cs="Arial" w:hint="eastAsia"/>
          <w:b/>
          <w:bCs/>
          <w:szCs w:val="21"/>
          <w:highlight w:val="magenta"/>
          <w:rPrChange w:id="88" w:author="TRIVECTOR" w:date="2026-03-03T12:30:00Z" w16du:dateUtc="2026-03-03T03:30:00Z">
            <w:rPr>
              <w:rFonts w:ascii="Arial" w:eastAsia="HGSｺﾞｼｯｸM" w:hAnsi="Arial" w:cs="Arial" w:hint="eastAsia"/>
              <w:b/>
              <w:bCs/>
              <w:szCs w:val="21"/>
            </w:rPr>
          </w:rPrChange>
        </w:rPr>
        <w:t>番人</w:t>
      </w:r>
      <w:r w:rsidR="00365CFD">
        <w:rPr>
          <w:rFonts w:ascii="Arial" w:eastAsia="HGSｺﾞｼｯｸM" w:hAnsi="Arial" w:cs="Arial"/>
          <w:b/>
          <w:szCs w:val="21"/>
        </w:rPr>
        <w:t>》</w:t>
      </w:r>
      <w:r w:rsidR="00365CFD" w:rsidRPr="004648C5">
        <w:rPr>
          <w:rFonts w:ascii="Arial" w:eastAsia="HGSｺﾞｼｯｸM" w:hAnsi="Arial" w:cs="Arial"/>
          <w:b/>
          <w:szCs w:val="21"/>
          <w:highlight w:val="yellow"/>
        </w:rPr>
        <w:t>。</w:t>
      </w:r>
      <w:r w:rsidR="00365CFD">
        <w:rPr>
          <w:rFonts w:ascii="Arial" w:eastAsia="HGSｺﾞｼｯｸM" w:hAnsi="Arial" w:cs="Arial" w:hint="eastAsia"/>
          <w:b/>
          <w:szCs w:val="21"/>
          <w:highlight w:val="yellow"/>
        </w:rPr>
        <w:t>，</w:t>
      </w:r>
      <w:r w:rsidR="00365CFD" w:rsidRPr="0066459A">
        <w:rPr>
          <w:rFonts w:ascii="Arial" w:eastAsia="HGSｺﾞｼｯｸM" w:hAnsi="Arial" w:cs="Arial"/>
          <w:szCs w:val="21"/>
        </w:rPr>
        <w:t>宮城県</w:t>
      </w:r>
      <w:commentRangeStart w:id="89"/>
      <w:r w:rsidR="00365CFD" w:rsidRPr="0066459A">
        <w:rPr>
          <w:rFonts w:ascii="Arial" w:eastAsia="HGSｺﾞｼｯｸM" w:hAnsi="Arial" w:cs="Arial"/>
          <w:szCs w:val="21"/>
        </w:rPr>
        <w:t>刈田郡</w:t>
      </w:r>
      <w:commentRangeEnd w:id="89"/>
      <w:r w:rsidR="00365CFD" w:rsidRPr="0066459A">
        <w:rPr>
          <w:rStyle w:val="aa"/>
          <w:rFonts w:ascii="Arial" w:eastAsia="HGSｺﾞｼｯｸM" w:hAnsi="Arial" w:cs="Arial"/>
          <w:sz w:val="21"/>
          <w:szCs w:val="21"/>
        </w:rPr>
        <w:commentReference w:id="89"/>
      </w:r>
      <w:r w:rsidR="00365CFD" w:rsidRPr="0066459A">
        <w:rPr>
          <w:rFonts w:ascii="Arial" w:eastAsia="HGSｺﾞｼｯｸM" w:hAnsi="Arial" w:cs="Arial"/>
          <w:szCs w:val="21"/>
        </w:rPr>
        <w:t>白石町</w:t>
      </w:r>
      <w:r w:rsidR="00365CFD" w:rsidRPr="00267FB9">
        <w:rPr>
          <w:rFonts w:ascii="Arial" w:eastAsia="HGSｺﾞｼｯｸM" w:hAnsi="Arial" w:cs="Arial" w:hint="eastAsia"/>
          <w:szCs w:val="21"/>
          <w:highlight w:val="yellow"/>
        </w:rPr>
        <w:t>，</w:t>
      </w:r>
      <w:r w:rsidR="00365CFD" w:rsidRPr="00633481">
        <w:rPr>
          <w:rFonts w:ascii="Arial" w:eastAsia="HGSｺﾞｼｯｸM" w:hAnsi="Arial" w:cs="Arial"/>
          <w:szCs w:val="21"/>
          <w:highlight w:val="yellow"/>
        </w:rPr>
        <w:t>現</w:t>
      </w:r>
      <w:r w:rsidR="00365CFD" w:rsidRPr="00633481">
        <w:rPr>
          <w:rFonts w:ascii="Arial" w:eastAsia="HGSｺﾞｼｯｸM" w:hAnsi="Arial" w:cs="Arial" w:hint="eastAsia"/>
          <w:szCs w:val="21"/>
          <w:highlight w:val="yellow"/>
        </w:rPr>
        <w:t>在の</w:t>
      </w:r>
      <w:r w:rsidR="00365CFD" w:rsidRPr="0066459A">
        <w:rPr>
          <w:rFonts w:ascii="Arial" w:eastAsia="HGSｺﾞｼｯｸM" w:hAnsi="Arial" w:cs="Arial"/>
          <w:szCs w:val="21"/>
        </w:rPr>
        <w:t>白石市</w:t>
      </w:r>
      <w:r w:rsidR="00365CFD" w:rsidRPr="000E3D96">
        <w:rPr>
          <w:rFonts w:ascii="Arial" w:eastAsia="HGSｺﾞｼｯｸM" w:hAnsi="Arial" w:cs="Arial" w:hint="eastAsia"/>
          <w:szCs w:val="21"/>
          <w:highlight w:val="magenta"/>
          <w:rPrChange w:id="90" w:author="TRIVECTOR" w:date="2026-03-03T12:30:00Z" w16du:dateUtc="2026-03-03T03:30:00Z">
            <w:rPr>
              <w:rFonts w:ascii="Arial" w:eastAsia="HGSｺﾞｼｯｸM" w:hAnsi="Arial" w:cs="Arial" w:hint="eastAsia"/>
              <w:szCs w:val="21"/>
            </w:rPr>
          </w:rPrChange>
        </w:rPr>
        <w:t>生まれ</w:t>
      </w:r>
      <w:r w:rsidR="00365CFD" w:rsidRPr="0066459A">
        <w:rPr>
          <w:rFonts w:ascii="Arial" w:eastAsia="HGSｺﾞｼｯｸM" w:hAnsi="Arial" w:cs="Arial"/>
          <w:szCs w:val="21"/>
        </w:rPr>
        <w:t>の宮城輝夫は、戦前、東京で超現実主義系の美術グループに参加し、戦後は宮城県内で前衛美術運動を牽引しました。</w:t>
      </w:r>
      <w:r w:rsidR="00365CFD" w:rsidRPr="00CB00F1">
        <w:rPr>
          <w:rFonts w:ascii="Arial" w:eastAsia="HGSｺﾞｼｯｸM" w:hAnsi="Arial" w:cs="Arial" w:hint="eastAsia"/>
          <w:kern w:val="0"/>
          <w:szCs w:val="21"/>
          <w:highlight w:val="yellow"/>
        </w:rPr>
        <w:t>，</w:t>
      </w:r>
      <w:r w:rsidR="00365CFD" w:rsidRPr="0066459A">
        <w:rPr>
          <w:rFonts w:ascii="Arial" w:eastAsia="HGSｺﾞｼｯｸM" w:hAnsi="Arial" w:cs="Arial"/>
          <w:szCs w:val="21"/>
        </w:rPr>
        <w:t>本作品には、コーヒー</w:t>
      </w:r>
      <w:r w:rsidR="00365CFD" w:rsidRPr="000E3D96">
        <w:rPr>
          <w:rFonts w:ascii="Arial" w:eastAsia="HGSｺﾞｼｯｸM" w:hAnsi="Arial" w:cs="Arial" w:hint="eastAsia"/>
          <w:szCs w:val="21"/>
          <w:highlight w:val="magenta"/>
          <w:rPrChange w:id="91" w:author="TRIVECTOR" w:date="2026-03-03T12:30:00Z" w16du:dateUtc="2026-03-03T03:30:00Z">
            <w:rPr>
              <w:rFonts w:ascii="Arial" w:eastAsia="HGSｺﾞｼｯｸM" w:hAnsi="Arial" w:cs="Arial" w:hint="eastAsia"/>
              <w:szCs w:val="21"/>
            </w:rPr>
          </w:rPrChange>
        </w:rPr>
        <w:t>豆</w:t>
      </w:r>
      <w:r w:rsidR="00365CFD" w:rsidRPr="0066459A">
        <w:rPr>
          <w:rFonts w:ascii="Arial" w:eastAsia="HGSｺﾞｼｯｸM" w:hAnsi="Arial" w:cs="Arial"/>
          <w:szCs w:val="21"/>
        </w:rPr>
        <w:t>の袋等に使われる目の粗い</w:t>
      </w:r>
      <w:commentRangeStart w:id="92"/>
      <w:r w:rsidR="00365CFD" w:rsidRPr="0066459A">
        <w:rPr>
          <w:rFonts w:ascii="Arial" w:eastAsia="HGSｺﾞｼｯｸM" w:hAnsi="Arial" w:cs="Arial"/>
          <w:szCs w:val="21"/>
        </w:rPr>
        <w:t>麻布</w:t>
      </w:r>
      <w:commentRangeEnd w:id="92"/>
      <w:r w:rsidR="00365CFD" w:rsidRPr="0066459A">
        <w:rPr>
          <w:rStyle w:val="aa"/>
          <w:rFonts w:ascii="Arial" w:eastAsia="HGSｺﾞｼｯｸM" w:hAnsi="Arial" w:cs="Arial"/>
          <w:sz w:val="21"/>
          <w:szCs w:val="21"/>
        </w:rPr>
        <w:commentReference w:id="92"/>
      </w:r>
      <w:r w:rsidR="00365CFD" w:rsidRPr="0066459A">
        <w:rPr>
          <w:rFonts w:ascii="Arial" w:eastAsia="HGSｺﾞｼｯｸM" w:hAnsi="Arial" w:cs="Arial"/>
          <w:szCs w:val="21"/>
        </w:rPr>
        <w:t>が使われており、その質感を活かしたニュアンスのある色彩を背景に、幾何学的な形体で構成された、機械のような</w:t>
      </w:r>
      <w:commentRangeStart w:id="93"/>
      <w:r w:rsidR="00365CFD" w:rsidRPr="0066459A">
        <w:rPr>
          <w:rFonts w:ascii="Arial" w:eastAsia="HGSｺﾞｼｯｸM" w:hAnsi="Arial" w:cs="Arial"/>
          <w:szCs w:val="21"/>
        </w:rPr>
        <w:t>異形</w:t>
      </w:r>
      <w:commentRangeEnd w:id="93"/>
      <w:r w:rsidR="00365CFD" w:rsidRPr="0066459A">
        <w:rPr>
          <w:rStyle w:val="aa"/>
          <w:rFonts w:ascii="Arial" w:eastAsia="HGSｺﾞｼｯｸM" w:hAnsi="Arial" w:cs="Arial"/>
          <w:sz w:val="21"/>
          <w:szCs w:val="21"/>
        </w:rPr>
        <w:commentReference w:id="93"/>
      </w:r>
      <w:r w:rsidR="00365CFD" w:rsidRPr="0066459A">
        <w:rPr>
          <w:rFonts w:ascii="Arial" w:eastAsia="HGSｺﾞｼｯｸM" w:hAnsi="Arial" w:cs="Arial"/>
          <w:szCs w:val="21"/>
        </w:rPr>
        <w:t>の生き物が描かれています。エロスとユーモア、ペーソスの交り合う夢幻的な世界観が展開される一方、画面</w:t>
      </w:r>
      <w:r w:rsidR="00365CFD" w:rsidRPr="000E3D96">
        <w:rPr>
          <w:rFonts w:ascii="Arial" w:eastAsia="HGSｺﾞｼｯｸM" w:hAnsi="Arial" w:cs="Arial" w:hint="eastAsia"/>
          <w:szCs w:val="21"/>
          <w:highlight w:val="magenta"/>
          <w:rPrChange w:id="94" w:author="TRIVECTOR" w:date="2026-03-03T12:30:00Z" w16du:dateUtc="2026-03-03T03:30:00Z">
            <w:rPr>
              <w:rFonts w:ascii="Arial" w:eastAsia="HGSｺﾞｼｯｸM" w:hAnsi="Arial" w:cs="Arial" w:hint="eastAsia"/>
              <w:szCs w:val="21"/>
            </w:rPr>
          </w:rPrChange>
        </w:rPr>
        <w:t>には</w:t>
      </w:r>
      <w:r w:rsidR="00365CFD" w:rsidRPr="0066459A">
        <w:rPr>
          <w:rFonts w:ascii="Arial" w:eastAsia="HGSｺﾞｼｯｸM" w:hAnsi="Arial" w:cs="Arial"/>
          <w:szCs w:val="21"/>
        </w:rPr>
        <w:t>金属部品も貼り付けられており、三次元のオブジェとしての実在感も併せ持つ作品です。こうした一連の作品が</w:t>
      </w:r>
      <w:r w:rsidR="00365CFD" w:rsidRPr="000E3D96">
        <w:rPr>
          <w:rFonts w:ascii="Arial" w:eastAsia="HGSｺﾞｼｯｸM" w:hAnsi="Arial" w:cs="Arial" w:hint="eastAsia"/>
          <w:szCs w:val="21"/>
          <w:highlight w:val="magenta"/>
          <w:rPrChange w:id="95" w:author="TRIVECTOR" w:date="2026-03-03T12:30:00Z" w16du:dateUtc="2026-03-03T03:30:00Z">
            <w:rPr>
              <w:rFonts w:ascii="Arial" w:eastAsia="HGSｺﾞｼｯｸM" w:hAnsi="Arial" w:cs="Arial" w:hint="eastAsia"/>
              <w:szCs w:val="21"/>
            </w:rPr>
          </w:rPrChange>
        </w:rPr>
        <w:t>瀧口修造</w:t>
      </w:r>
      <w:r w:rsidR="00365CFD" w:rsidRPr="0066459A">
        <w:rPr>
          <w:rFonts w:ascii="Arial" w:eastAsia="HGSｺﾞｼｯｸM" w:hAnsi="Arial" w:cs="Arial"/>
          <w:szCs w:val="21"/>
        </w:rPr>
        <w:t>や</w:t>
      </w:r>
      <w:commentRangeStart w:id="96"/>
      <w:r w:rsidR="00365CFD" w:rsidRPr="0066459A">
        <w:rPr>
          <w:rFonts w:ascii="Arial" w:eastAsia="HGSｺﾞｼｯｸM" w:hAnsi="Arial" w:cs="Arial"/>
          <w:szCs w:val="21"/>
        </w:rPr>
        <w:t>針生一郎</w:t>
      </w:r>
      <w:commentRangeEnd w:id="96"/>
      <w:r w:rsidR="00365CFD" w:rsidRPr="0066459A">
        <w:rPr>
          <w:rStyle w:val="aa"/>
          <w:rFonts w:ascii="Arial" w:eastAsia="HGSｺﾞｼｯｸM" w:hAnsi="Arial" w:cs="Arial"/>
          <w:sz w:val="21"/>
          <w:szCs w:val="21"/>
        </w:rPr>
        <w:commentReference w:id="96"/>
      </w:r>
      <w:r w:rsidR="00365CFD" w:rsidRPr="0066459A">
        <w:rPr>
          <w:rFonts w:ascii="Arial" w:eastAsia="HGSｺﾞｼｯｸM" w:hAnsi="Arial" w:cs="Arial"/>
          <w:szCs w:val="21"/>
        </w:rPr>
        <w:t>等の評論家から高く評価されました。</w:t>
      </w:r>
    </w:p>
    <w:p w14:paraId="7B466EDA" w14:textId="77777777" w:rsidR="00365CFD" w:rsidRDefault="00365CFD" w:rsidP="00365CFD">
      <w:pPr>
        <w:rPr>
          <w:rFonts w:ascii="Arial" w:eastAsia="HGSｺﾞｼｯｸM" w:hAnsi="Arial" w:cs="Arial"/>
          <w:szCs w:val="21"/>
        </w:rPr>
      </w:pPr>
    </w:p>
    <w:p w14:paraId="581795EF" w14:textId="77777777" w:rsidR="00365CFD" w:rsidRPr="0066459A" w:rsidRDefault="00365CFD" w:rsidP="00365CFD">
      <w:pPr>
        <w:rPr>
          <w:rFonts w:ascii="Arial" w:eastAsia="HGSｺﾞｼｯｸM" w:hAnsi="Arial" w:cs="Arial"/>
          <w:szCs w:val="21"/>
        </w:rPr>
      </w:pPr>
    </w:p>
    <w:p w14:paraId="77DDCEAA" w14:textId="774184B8" w:rsidR="00365CFD" w:rsidRPr="0066459A" w:rsidRDefault="000E3D96" w:rsidP="00365CFD">
      <w:pPr>
        <w:rPr>
          <w:rFonts w:ascii="Arial" w:eastAsia="HGSｺﾞｼｯｸM" w:hAnsi="Arial" w:cs="Arial"/>
          <w:szCs w:val="21"/>
        </w:rPr>
      </w:pPr>
      <w:ins w:id="97" w:author="TRIVECTOR" w:date="2026-03-03T12:31:00Z" w16du:dateUtc="2026-03-03T03:31:00Z">
        <w:r>
          <w:rPr>
            <w:rFonts w:ascii="Arial" w:eastAsia="HGSｺﾞｼｯｸM" w:hAnsi="Arial" w:cs="Arial" w:hint="eastAsia"/>
            <w:b/>
            <w:bCs/>
            <w:szCs w:val="21"/>
          </w:rPr>
          <w:t xml:space="preserve">24 </w:t>
        </w:r>
      </w:ins>
      <w:r w:rsidR="00365CFD" w:rsidRPr="0066459A">
        <w:rPr>
          <w:rFonts w:ascii="Arial" w:eastAsia="HGSｺﾞｼｯｸM" w:hAnsi="Arial" w:cs="Arial"/>
          <w:b/>
          <w:bCs/>
          <w:szCs w:val="21"/>
        </w:rPr>
        <w:t>清水登之</w:t>
      </w:r>
      <w:r w:rsidR="00365CFD" w:rsidRPr="0066459A">
        <w:rPr>
          <w:rFonts w:ascii="Arial" w:eastAsia="HGSｺﾞｼｯｸM" w:hAnsi="Arial" w:cs="Arial" w:hint="eastAsia"/>
          <w:b/>
          <w:highlight w:val="yellow"/>
        </w:rPr>
        <w:t>，</w:t>
      </w:r>
      <w:r w:rsidR="00365CFD" w:rsidRPr="0066459A">
        <w:rPr>
          <w:rFonts w:ascii="Arial" w:eastAsia="HGSｺﾞｼｯｸM" w:hAnsi="Arial" w:cs="Arial" w:hint="eastAsia"/>
          <w:b/>
        </w:rPr>
        <w:t>作、</w:t>
      </w:r>
      <w:r w:rsidR="00365CFD" w:rsidRPr="0066459A">
        <w:rPr>
          <w:rFonts w:ascii="Arial" w:eastAsia="HGSｺﾞｼｯｸM" w:hAnsi="Arial" w:cs="Arial"/>
          <w:b/>
          <w:bCs/>
          <w:szCs w:val="21"/>
        </w:rPr>
        <w:t>《地下鉄</w:t>
      </w:r>
      <w:commentRangeStart w:id="98"/>
      <w:r w:rsidR="00365CFD" w:rsidRPr="0066459A">
        <w:rPr>
          <w:rFonts w:ascii="Arial" w:eastAsia="HGSｺﾞｼｯｸM" w:hAnsi="Arial" w:cs="Arial"/>
          <w:b/>
          <w:bCs/>
          <w:szCs w:val="21"/>
        </w:rPr>
        <w:t>停車場</w:t>
      </w:r>
      <w:commentRangeEnd w:id="98"/>
      <w:r w:rsidR="00365CFD">
        <w:rPr>
          <w:rStyle w:val="aa"/>
          <w:rFonts w:ascii="Arial" w:eastAsia="HGSｺﾞｼｯｸM" w:hAnsi="Arial" w:cs="Arial"/>
          <w:b/>
          <w:sz w:val="21"/>
          <w:szCs w:val="21"/>
        </w:rPr>
        <w:commentReference w:id="98"/>
      </w:r>
      <w:r w:rsidR="00365CFD">
        <w:rPr>
          <w:rFonts w:ascii="Arial" w:eastAsia="HGSｺﾞｼｯｸM" w:hAnsi="Arial" w:cs="Arial"/>
          <w:b/>
          <w:szCs w:val="21"/>
        </w:rPr>
        <w:t>》</w:t>
      </w:r>
      <w:r w:rsidR="00365CFD" w:rsidRPr="004648C5">
        <w:rPr>
          <w:rFonts w:ascii="Arial" w:eastAsia="HGSｺﾞｼｯｸM" w:hAnsi="Arial" w:cs="Arial"/>
          <w:b/>
          <w:szCs w:val="21"/>
          <w:highlight w:val="yellow"/>
        </w:rPr>
        <w:t>。</w:t>
      </w:r>
      <w:r w:rsidR="00365CFD">
        <w:rPr>
          <w:rFonts w:ascii="Arial" w:eastAsia="HGSｺﾞｼｯｸM" w:hAnsi="Arial" w:cs="Arial" w:hint="eastAsia"/>
          <w:b/>
          <w:szCs w:val="21"/>
          <w:highlight w:val="yellow"/>
        </w:rPr>
        <w:t>，</w:t>
      </w:r>
      <w:r w:rsidR="00365CFD" w:rsidRPr="0066459A">
        <w:rPr>
          <w:rFonts w:ascii="Arial" w:eastAsia="HGSｺﾞｼｯｸM" w:hAnsi="Arial" w:cs="Arial"/>
          <w:szCs w:val="21"/>
        </w:rPr>
        <w:t>海外で絵を学ぶにはフランス留学が一般的だった時代、</w:t>
      </w:r>
      <w:r w:rsidR="00365CFD" w:rsidRPr="000E3D96">
        <w:rPr>
          <w:rFonts w:ascii="Arial" w:eastAsia="HGSｺﾞｼｯｸM" w:hAnsi="Arial" w:cs="Arial" w:hint="eastAsia"/>
          <w:szCs w:val="21"/>
          <w:highlight w:val="magenta"/>
          <w:rPrChange w:id="99" w:author="TRIVECTOR" w:date="2026-03-03T12:31:00Z" w16du:dateUtc="2026-03-03T03:31:00Z">
            <w:rPr>
              <w:rFonts w:ascii="Arial" w:eastAsia="HGSｺﾞｼｯｸM" w:hAnsi="Arial" w:cs="Arial" w:hint="eastAsia"/>
              <w:szCs w:val="21"/>
            </w:rPr>
          </w:rPrChange>
        </w:rPr>
        <w:t>清水登之</w:t>
      </w:r>
      <w:r w:rsidR="00365CFD" w:rsidRPr="0066459A">
        <w:rPr>
          <w:rFonts w:ascii="Arial" w:eastAsia="HGSｺﾞｼｯｸM" w:hAnsi="Arial" w:cs="Arial"/>
          <w:szCs w:val="21"/>
        </w:rPr>
        <w:t>は</w:t>
      </w:r>
      <w:r w:rsidR="00365CFD" w:rsidRPr="0066459A">
        <w:rPr>
          <w:rFonts w:ascii="Arial" w:eastAsia="HGSｺﾞｼｯｸM" w:hAnsi="Arial" w:cs="Arial"/>
          <w:szCs w:val="21"/>
        </w:rPr>
        <w:t>20</w:t>
      </w:r>
      <w:r w:rsidR="00365CFD" w:rsidRPr="0066459A">
        <w:rPr>
          <w:rFonts w:ascii="Arial" w:eastAsia="HGSｺﾞｼｯｸM" w:hAnsi="Arial" w:cs="Arial"/>
          <w:szCs w:val="21"/>
        </w:rPr>
        <w:t>歳で単身渡米、数年間働いた後、シアトルやニューヨークで美術を学び、</w:t>
      </w:r>
      <w:r w:rsidR="00365CFD" w:rsidRPr="0066459A">
        <w:rPr>
          <w:rFonts w:ascii="Arial" w:eastAsia="HGSｺﾞｼｯｸM" w:hAnsi="Arial" w:cs="Arial"/>
          <w:szCs w:val="21"/>
        </w:rPr>
        <w:lastRenderedPageBreak/>
        <w:t>30</w:t>
      </w:r>
      <w:r w:rsidR="00365CFD" w:rsidRPr="0066459A">
        <w:rPr>
          <w:rFonts w:ascii="Arial" w:eastAsia="HGSｺﾞｼｯｸM" w:hAnsi="Arial" w:cs="Arial"/>
          <w:szCs w:val="21"/>
        </w:rPr>
        <w:t>歳頃から都市の生活者を主題とするようになりました。</w:t>
      </w:r>
      <w:r w:rsidR="00365CFD" w:rsidRPr="00CB00F1">
        <w:rPr>
          <w:rFonts w:ascii="Arial" w:eastAsia="HGSｺﾞｼｯｸM" w:hAnsi="Arial" w:cs="Arial" w:hint="eastAsia"/>
          <w:kern w:val="0"/>
          <w:szCs w:val="21"/>
          <w:highlight w:val="yellow"/>
        </w:rPr>
        <w:t>，</w:t>
      </w:r>
      <w:r w:rsidR="00365CFD" w:rsidRPr="0066459A">
        <w:rPr>
          <w:rFonts w:ascii="Arial" w:eastAsia="HGSｺﾞｼｯｸM" w:hAnsi="Arial" w:cs="Arial"/>
          <w:szCs w:val="21"/>
        </w:rPr>
        <w:t>本作品は、アメリカで評価を得た後、</w:t>
      </w:r>
      <w:r w:rsidR="00365CFD" w:rsidRPr="000E3D96">
        <w:rPr>
          <w:rFonts w:ascii="Arial" w:eastAsia="HGSｺﾞｼｯｸM" w:hAnsi="Arial" w:cs="Arial" w:hint="eastAsia"/>
          <w:szCs w:val="21"/>
          <w:highlight w:val="magenta"/>
          <w:rPrChange w:id="100" w:author="TRIVECTOR" w:date="2026-03-03T12:31:00Z" w16du:dateUtc="2026-03-03T03:31:00Z">
            <w:rPr>
              <w:rFonts w:ascii="Arial" w:eastAsia="HGSｺﾞｼｯｸM" w:hAnsi="Arial" w:cs="Arial" w:hint="eastAsia"/>
              <w:szCs w:val="21"/>
            </w:rPr>
          </w:rPrChange>
        </w:rPr>
        <w:t>フランスに渡り、</w:t>
      </w:r>
      <w:r w:rsidR="00365CFD" w:rsidRPr="0066459A">
        <w:rPr>
          <w:rFonts w:ascii="Arial" w:eastAsia="HGSｺﾞｼｯｸM" w:hAnsi="Arial" w:cs="Arial"/>
          <w:szCs w:val="21"/>
        </w:rPr>
        <w:t>描かれたもの。デパートの包みを抱えて立つ女性や切符を切る女性、ガイドブックを持ったシルクハットの男性等がいる地下鉄の情景が描かれています。幾何学的な建築やボリューム感のある人物からなる構成に、新しい展開も見られますが、テーマはあくまでも都市生活のひとこまを表すことにあります。</w:t>
      </w:r>
    </w:p>
    <w:p w14:paraId="706C4E8F" w14:textId="77777777" w:rsidR="00365CFD" w:rsidRDefault="00365CFD">
      <w:pPr>
        <w:rPr>
          <w:rFonts w:ascii="Arial" w:eastAsia="HGSｺﾞｼｯｸM" w:hAnsi="Arial" w:cs="Arial"/>
        </w:rPr>
      </w:pPr>
    </w:p>
    <w:p w14:paraId="1A2A6464" w14:textId="77777777" w:rsidR="00365CFD" w:rsidRDefault="00365CFD">
      <w:pPr>
        <w:rPr>
          <w:rFonts w:ascii="Arial" w:eastAsia="HGSｺﾞｼｯｸM" w:hAnsi="Arial" w:cs="Arial"/>
        </w:rPr>
      </w:pPr>
    </w:p>
    <w:p w14:paraId="46AE2D43" w14:textId="4465769E" w:rsidR="00365CFD" w:rsidRPr="0066459A" w:rsidRDefault="000E3D96" w:rsidP="00365CFD">
      <w:pPr>
        <w:rPr>
          <w:rFonts w:ascii="Arial" w:eastAsia="HGSｺﾞｼｯｸM" w:hAnsi="Arial" w:cs="Arial"/>
          <w:szCs w:val="21"/>
        </w:rPr>
      </w:pPr>
      <w:ins w:id="101" w:author="TRIVECTOR" w:date="2026-03-03T12:32:00Z" w16du:dateUtc="2026-03-03T03:32:00Z">
        <w:r>
          <w:rPr>
            <w:rFonts w:ascii="Arial" w:eastAsia="HGSｺﾞｼｯｸM" w:hAnsi="Arial" w:cs="Arial" w:hint="eastAsia"/>
            <w:b/>
            <w:bCs/>
            <w:szCs w:val="21"/>
          </w:rPr>
          <w:t xml:space="preserve">25 </w:t>
        </w:r>
      </w:ins>
      <w:r w:rsidR="00365CFD" w:rsidRPr="0066459A">
        <w:rPr>
          <w:rFonts w:ascii="Arial" w:eastAsia="HGSｺﾞｼｯｸM" w:hAnsi="Arial" w:cs="Arial"/>
          <w:b/>
          <w:bCs/>
          <w:szCs w:val="21"/>
        </w:rPr>
        <w:t>小山正太郎</w:t>
      </w:r>
      <w:r w:rsidR="00365CFD" w:rsidRPr="0066459A">
        <w:rPr>
          <w:rFonts w:ascii="Arial" w:eastAsia="HGSｺﾞｼｯｸM" w:hAnsi="Arial" w:cs="Arial" w:hint="eastAsia"/>
          <w:b/>
          <w:highlight w:val="yellow"/>
        </w:rPr>
        <w:t>，</w:t>
      </w:r>
      <w:r w:rsidR="00365CFD" w:rsidRPr="0066459A">
        <w:rPr>
          <w:rFonts w:ascii="Arial" w:eastAsia="HGSｺﾞｼｯｸM" w:hAnsi="Arial" w:cs="Arial" w:hint="eastAsia"/>
          <w:b/>
        </w:rPr>
        <w:t>作、</w:t>
      </w:r>
      <w:r w:rsidR="00365CFD" w:rsidRPr="0066459A">
        <w:rPr>
          <w:rFonts w:ascii="Arial" w:eastAsia="HGSｺﾞｼｯｸM" w:hAnsi="Arial" w:cs="Arial"/>
          <w:b/>
          <w:bCs/>
          <w:szCs w:val="21"/>
        </w:rPr>
        <w:t>《風景</w:t>
      </w:r>
      <w:r w:rsidR="00365CFD">
        <w:rPr>
          <w:rFonts w:ascii="Arial" w:eastAsia="HGSｺﾞｼｯｸM" w:hAnsi="Arial" w:cs="Arial"/>
          <w:b/>
          <w:bCs/>
          <w:szCs w:val="21"/>
        </w:rPr>
        <w:t>》</w:t>
      </w:r>
      <w:r w:rsidR="00365CFD" w:rsidRPr="004648C5">
        <w:rPr>
          <w:rFonts w:ascii="Arial" w:eastAsia="HGSｺﾞｼｯｸM" w:hAnsi="Arial" w:cs="Arial"/>
          <w:b/>
          <w:szCs w:val="21"/>
          <w:highlight w:val="yellow"/>
        </w:rPr>
        <w:t>。</w:t>
      </w:r>
      <w:r w:rsidR="00365CFD">
        <w:rPr>
          <w:rFonts w:ascii="Arial" w:eastAsia="HGSｺﾞｼｯｸM" w:hAnsi="Arial" w:cs="Arial" w:hint="eastAsia"/>
          <w:b/>
          <w:szCs w:val="21"/>
          <w:highlight w:val="yellow"/>
        </w:rPr>
        <w:t>，</w:t>
      </w:r>
      <w:r w:rsidR="00365CFD" w:rsidRPr="0066459A">
        <w:rPr>
          <w:rFonts w:ascii="Arial" w:eastAsia="HGSｺﾞｼｯｸM" w:hAnsi="Arial" w:cs="Arial"/>
          <w:szCs w:val="21"/>
        </w:rPr>
        <w:t>低い水平線と大きな帆柱が構図の中心を成しています。逆光で浮かび上がる帆柱はやや左に傾き、船が揺れているようにも見えます。</w:t>
      </w:r>
      <w:r w:rsidR="00365CFD" w:rsidRPr="00CB00F1">
        <w:rPr>
          <w:rFonts w:ascii="Arial" w:eastAsia="HGSｺﾞｼｯｸM" w:hAnsi="Arial" w:cs="Arial" w:hint="eastAsia"/>
          <w:kern w:val="0"/>
          <w:szCs w:val="21"/>
          <w:highlight w:val="yellow"/>
        </w:rPr>
        <w:t>，</w:t>
      </w:r>
      <w:r w:rsidR="00365CFD" w:rsidRPr="0066459A">
        <w:rPr>
          <w:rFonts w:ascii="Arial" w:eastAsia="HGSｺﾞｼｯｸM" w:hAnsi="Arial" w:cs="Arial"/>
          <w:szCs w:val="21"/>
        </w:rPr>
        <w:t>1876</w:t>
      </w:r>
      <w:r w:rsidR="00365CFD" w:rsidRPr="0066459A">
        <w:rPr>
          <w:rFonts w:ascii="Arial" w:eastAsia="HGSｺﾞｼｯｸM" w:hAnsi="Arial" w:cs="Arial"/>
          <w:szCs w:val="21"/>
        </w:rPr>
        <w:t>年、殖産興業政策を背景として設置された工部美術学校で、小山正太郎は、お雇い外国人として招聘されたイタリア人画家のフォンタネージから、本格的な西洋画教育を受けました。本作はその在学中の作品。繊細な階調による色彩表現等、油絵特有の表現効果を活かした、空気が感じられるような自然描写による詩情豊かな情景には、小山が西洋画の技術だけでなく、美的世界を創造する理念も自分のものとしていた様子がうかがえます。</w:t>
      </w:r>
    </w:p>
    <w:p w14:paraId="230B46D9" w14:textId="77777777" w:rsidR="00365CFD" w:rsidRDefault="00365CFD" w:rsidP="00365CFD">
      <w:pPr>
        <w:rPr>
          <w:rFonts w:ascii="Arial" w:eastAsia="HGSｺﾞｼｯｸM" w:hAnsi="Arial" w:cs="Arial"/>
          <w:szCs w:val="21"/>
        </w:rPr>
      </w:pPr>
    </w:p>
    <w:p w14:paraId="02A9AEB4" w14:textId="77777777" w:rsidR="00365CFD" w:rsidRDefault="00365CFD" w:rsidP="00365CFD">
      <w:pPr>
        <w:rPr>
          <w:rFonts w:ascii="Arial" w:eastAsia="HGSｺﾞｼｯｸM" w:hAnsi="Arial" w:cs="Arial"/>
          <w:szCs w:val="21"/>
        </w:rPr>
      </w:pPr>
    </w:p>
    <w:p w14:paraId="1CCCC9D2" w14:textId="3C04D943" w:rsidR="00365CFD" w:rsidRPr="0066459A" w:rsidRDefault="000E3D96" w:rsidP="00365CFD">
      <w:pPr>
        <w:rPr>
          <w:rFonts w:ascii="Arial" w:eastAsia="HGSｺﾞｼｯｸM" w:hAnsi="Arial" w:cs="Arial"/>
          <w:szCs w:val="21"/>
        </w:rPr>
      </w:pPr>
      <w:ins w:id="102" w:author="TRIVECTOR" w:date="2026-03-03T12:32:00Z" w16du:dateUtc="2026-03-03T03:32:00Z">
        <w:r>
          <w:rPr>
            <w:rFonts w:ascii="Arial" w:eastAsia="HGSｺﾞｼｯｸM" w:hAnsi="Arial" w:cs="Arial" w:hint="eastAsia"/>
            <w:b/>
            <w:bCs/>
            <w:szCs w:val="21"/>
          </w:rPr>
          <w:t xml:space="preserve">26 </w:t>
        </w:r>
      </w:ins>
      <w:r w:rsidR="00365CFD" w:rsidRPr="0066459A">
        <w:rPr>
          <w:rFonts w:ascii="Arial" w:eastAsia="HGSｺﾞｼｯｸM" w:hAnsi="Arial" w:cs="Arial"/>
          <w:b/>
          <w:bCs/>
          <w:szCs w:val="21"/>
        </w:rPr>
        <w:t>椿貞雄</w:t>
      </w:r>
      <w:r w:rsidR="00365CFD" w:rsidRPr="0066459A">
        <w:rPr>
          <w:rFonts w:ascii="Arial" w:eastAsia="HGSｺﾞｼｯｸM" w:hAnsi="Arial" w:cs="Arial" w:hint="eastAsia"/>
          <w:b/>
          <w:highlight w:val="yellow"/>
        </w:rPr>
        <w:t>，</w:t>
      </w:r>
      <w:r w:rsidR="00365CFD" w:rsidRPr="0066459A">
        <w:rPr>
          <w:rFonts w:ascii="Arial" w:eastAsia="HGSｺﾞｼｯｸM" w:hAnsi="Arial" w:cs="Arial" w:hint="eastAsia"/>
          <w:b/>
        </w:rPr>
        <w:t>作、</w:t>
      </w:r>
      <w:r w:rsidR="00365CFD" w:rsidRPr="0066459A">
        <w:rPr>
          <w:rFonts w:ascii="Arial" w:eastAsia="HGSｺﾞｼｯｸM" w:hAnsi="Arial" w:cs="Arial"/>
          <w:b/>
          <w:bCs/>
          <w:szCs w:val="21"/>
        </w:rPr>
        <w:t>《鵠沼の或る道</w:t>
      </w:r>
      <w:r w:rsidR="00365CFD">
        <w:rPr>
          <w:rFonts w:ascii="Arial" w:eastAsia="HGSｺﾞｼｯｸM" w:hAnsi="Arial" w:cs="Arial"/>
          <w:b/>
          <w:bCs/>
          <w:szCs w:val="21"/>
        </w:rPr>
        <w:t>》</w:t>
      </w:r>
      <w:r w:rsidR="00365CFD" w:rsidRPr="004648C5">
        <w:rPr>
          <w:rFonts w:ascii="Arial" w:eastAsia="HGSｺﾞｼｯｸM" w:hAnsi="Arial" w:cs="Arial"/>
          <w:b/>
          <w:szCs w:val="21"/>
          <w:highlight w:val="yellow"/>
        </w:rPr>
        <w:t>。</w:t>
      </w:r>
      <w:r w:rsidR="00365CFD">
        <w:rPr>
          <w:rFonts w:ascii="Arial" w:eastAsia="HGSｺﾞｼｯｸM" w:hAnsi="Arial" w:cs="Arial" w:hint="eastAsia"/>
          <w:b/>
          <w:szCs w:val="21"/>
          <w:highlight w:val="yellow"/>
        </w:rPr>
        <w:t>，</w:t>
      </w:r>
      <w:r w:rsidR="00365CFD" w:rsidRPr="0066459A">
        <w:rPr>
          <w:rFonts w:ascii="Arial" w:eastAsia="HGSｺﾞｼｯｸM" w:hAnsi="Arial" w:cs="Arial"/>
          <w:szCs w:val="21"/>
        </w:rPr>
        <w:t>18</w:t>
      </w:r>
      <w:r w:rsidR="00365CFD" w:rsidRPr="0066459A">
        <w:rPr>
          <w:rFonts w:ascii="Arial" w:eastAsia="HGSｺﾞｼｯｸM" w:hAnsi="Arial" w:cs="Arial"/>
          <w:szCs w:val="21"/>
        </w:rPr>
        <w:t>歳で米沢から上京した椿貞雄は、岸田劉生の個展を見て感銘を受け入門を決意、彼のもとで熱心に絵を学び、切磋琢磨する同士となりました。本作品は、神奈川県鵠沼</w:t>
      </w:r>
      <w:r w:rsidR="00365CFD" w:rsidRPr="00504915">
        <w:rPr>
          <w:rFonts w:ascii="Arial" w:eastAsia="HGSｺﾞｼｯｸM" w:hAnsi="Arial" w:cs="Arial" w:hint="eastAsia"/>
          <w:szCs w:val="21"/>
          <w:highlight w:val="yellow"/>
        </w:rPr>
        <w:t>，</w:t>
      </w:r>
      <w:r w:rsidR="00365CFD" w:rsidRPr="006026FA">
        <w:rPr>
          <w:rFonts w:ascii="Arial" w:eastAsia="HGSｺﾞｼｯｸM" w:hAnsi="Arial" w:cs="Arial"/>
          <w:szCs w:val="21"/>
          <w:highlight w:val="yellow"/>
        </w:rPr>
        <w:t>現</w:t>
      </w:r>
      <w:r w:rsidR="00365CFD" w:rsidRPr="006026FA">
        <w:rPr>
          <w:rFonts w:ascii="Arial" w:eastAsia="HGSｺﾞｼｯｸM" w:hAnsi="Arial" w:cs="Arial" w:hint="eastAsia"/>
          <w:szCs w:val="21"/>
          <w:highlight w:val="yellow"/>
        </w:rPr>
        <w:t>在の</w:t>
      </w:r>
      <w:r w:rsidR="00365CFD" w:rsidRPr="0066459A">
        <w:rPr>
          <w:rFonts w:ascii="Arial" w:eastAsia="HGSｺﾞｼｯｸM" w:hAnsi="Arial" w:cs="Arial"/>
          <w:szCs w:val="21"/>
        </w:rPr>
        <w:t>藤沢市の</w:t>
      </w:r>
      <w:r w:rsidR="00365CFD" w:rsidRPr="000E3D96">
        <w:rPr>
          <w:rFonts w:ascii="Arial" w:eastAsia="HGSｺﾞｼｯｸM" w:hAnsi="Arial" w:cs="Arial" w:hint="eastAsia"/>
          <w:szCs w:val="21"/>
          <w:highlight w:val="magenta"/>
          <w:rPrChange w:id="103" w:author="TRIVECTOR" w:date="2026-03-03T12:33:00Z" w16du:dateUtc="2026-03-03T03:33:00Z">
            <w:rPr>
              <w:rFonts w:ascii="Arial" w:eastAsia="HGSｺﾞｼｯｸM" w:hAnsi="Arial" w:cs="Arial" w:hint="eastAsia"/>
              <w:szCs w:val="21"/>
            </w:rPr>
          </w:rPrChange>
        </w:rPr>
        <w:t>劉生</w:t>
      </w:r>
      <w:r w:rsidR="00365CFD" w:rsidRPr="0066459A">
        <w:rPr>
          <w:rFonts w:ascii="Arial" w:eastAsia="HGSｺﾞｼｯｸM" w:hAnsi="Arial" w:cs="Arial"/>
          <w:szCs w:val="21"/>
        </w:rPr>
        <w:t>の自宅前の道を描いたものとされます。劉生が療養のため鵠沼に引っ越すと、椿も近所に転居して、二人は頻繁に往来しながら創作に励みました。</w:t>
      </w:r>
      <w:r w:rsidR="00365CFD" w:rsidRPr="00CB00F1">
        <w:rPr>
          <w:rFonts w:ascii="Arial" w:eastAsia="HGSｺﾞｼｯｸM" w:hAnsi="Arial" w:cs="Arial" w:hint="eastAsia"/>
          <w:kern w:val="0"/>
          <w:szCs w:val="21"/>
          <w:highlight w:val="yellow"/>
        </w:rPr>
        <w:t>，</w:t>
      </w:r>
      <w:r w:rsidR="00365CFD" w:rsidRPr="0066459A">
        <w:rPr>
          <w:rFonts w:ascii="Arial" w:eastAsia="HGSｺﾞｼｯｸM" w:hAnsi="Arial" w:cs="Arial"/>
          <w:szCs w:val="21"/>
        </w:rPr>
        <w:t>椿は劉生の影響を強く受けましたが、その個性の違いは明らかでした。麦わら帽の子どもや犬のいる素朴な場面を選びとる視線は椿らしく、強い日差しに揺らぐ空気を感じさせる重い色彩も雪国で育まれた椿の感覚と言えるでしょう。</w:t>
      </w:r>
    </w:p>
    <w:p w14:paraId="776735C8" w14:textId="77777777" w:rsidR="00365CFD" w:rsidRDefault="00365CFD" w:rsidP="00365CFD">
      <w:pPr>
        <w:rPr>
          <w:rFonts w:ascii="Arial" w:eastAsia="HGSｺﾞｼｯｸM" w:hAnsi="Arial" w:cs="Arial"/>
          <w:szCs w:val="21"/>
        </w:rPr>
      </w:pPr>
    </w:p>
    <w:p w14:paraId="4D873836" w14:textId="77777777" w:rsidR="00365CFD" w:rsidRPr="0066459A" w:rsidRDefault="00365CFD" w:rsidP="00365CFD">
      <w:pPr>
        <w:rPr>
          <w:rFonts w:ascii="Arial" w:eastAsia="HGSｺﾞｼｯｸM" w:hAnsi="Arial" w:cs="Arial"/>
          <w:szCs w:val="21"/>
        </w:rPr>
      </w:pPr>
    </w:p>
    <w:p w14:paraId="3D77B528" w14:textId="3B246FCE" w:rsidR="00365CFD" w:rsidRPr="0066459A" w:rsidRDefault="000E3D96" w:rsidP="00365CFD">
      <w:pPr>
        <w:rPr>
          <w:rFonts w:ascii="Arial" w:eastAsia="HGSｺﾞｼｯｸM" w:hAnsi="Arial" w:cs="Arial"/>
          <w:szCs w:val="21"/>
        </w:rPr>
      </w:pPr>
      <w:ins w:id="104" w:author="TRIVECTOR" w:date="2026-03-03T12:32:00Z" w16du:dateUtc="2026-03-03T03:32:00Z">
        <w:r>
          <w:rPr>
            <w:rFonts w:ascii="Arial" w:eastAsia="HGSｺﾞｼｯｸM" w:hAnsi="Arial" w:cs="Arial" w:hint="eastAsia"/>
            <w:b/>
            <w:bCs/>
            <w:szCs w:val="21"/>
          </w:rPr>
          <w:t xml:space="preserve">27 </w:t>
        </w:r>
      </w:ins>
      <w:r w:rsidR="00365CFD" w:rsidRPr="0066459A">
        <w:rPr>
          <w:rFonts w:ascii="Arial" w:eastAsia="HGSｺﾞｼｯｸM" w:hAnsi="Arial" w:cs="Arial"/>
          <w:b/>
          <w:bCs/>
          <w:szCs w:val="21"/>
        </w:rPr>
        <w:t>松本竣介</w:t>
      </w:r>
      <w:r w:rsidR="00365CFD" w:rsidRPr="0066459A">
        <w:rPr>
          <w:rFonts w:ascii="Arial" w:eastAsia="HGSｺﾞｼｯｸM" w:hAnsi="Arial" w:cs="Arial" w:hint="eastAsia"/>
          <w:b/>
          <w:highlight w:val="yellow"/>
        </w:rPr>
        <w:t>，</w:t>
      </w:r>
      <w:r w:rsidR="00365CFD" w:rsidRPr="0066459A">
        <w:rPr>
          <w:rFonts w:ascii="Arial" w:eastAsia="HGSｺﾞｼｯｸM" w:hAnsi="Arial" w:cs="Arial" w:hint="eastAsia"/>
          <w:b/>
        </w:rPr>
        <w:t>作、</w:t>
      </w:r>
      <w:r w:rsidR="00365CFD" w:rsidRPr="0066459A">
        <w:rPr>
          <w:rFonts w:ascii="Arial" w:eastAsia="HGSｺﾞｼｯｸM" w:hAnsi="Arial" w:cs="Arial"/>
          <w:b/>
          <w:bCs/>
          <w:szCs w:val="21"/>
        </w:rPr>
        <w:t>《画家の像</w:t>
      </w:r>
      <w:r w:rsidR="00365CFD">
        <w:rPr>
          <w:rFonts w:ascii="Arial" w:eastAsia="HGSｺﾞｼｯｸM" w:hAnsi="Arial" w:cs="Arial"/>
          <w:b/>
          <w:bCs/>
          <w:szCs w:val="21"/>
        </w:rPr>
        <w:t>》</w:t>
      </w:r>
      <w:r w:rsidR="00365CFD" w:rsidRPr="004648C5">
        <w:rPr>
          <w:rFonts w:ascii="Arial" w:eastAsia="HGSｺﾞｼｯｸM" w:hAnsi="Arial" w:cs="Arial"/>
          <w:b/>
          <w:szCs w:val="21"/>
          <w:highlight w:val="yellow"/>
        </w:rPr>
        <w:t>。</w:t>
      </w:r>
      <w:r w:rsidR="00365CFD">
        <w:rPr>
          <w:rFonts w:ascii="Arial" w:eastAsia="HGSｺﾞｼｯｸM" w:hAnsi="Arial" w:cs="Arial" w:hint="eastAsia"/>
          <w:b/>
          <w:szCs w:val="21"/>
          <w:highlight w:val="yellow"/>
        </w:rPr>
        <w:t>，</w:t>
      </w:r>
      <w:r w:rsidR="00365CFD" w:rsidRPr="000E3D96">
        <w:rPr>
          <w:rFonts w:ascii="Arial" w:eastAsia="HGSｺﾞｼｯｸM" w:hAnsi="Arial" w:cs="Arial" w:hint="eastAsia"/>
          <w:szCs w:val="21"/>
          <w:highlight w:val="magenta"/>
          <w:rPrChange w:id="105" w:author="TRIVECTOR" w:date="2026-03-03T12:33:00Z" w16du:dateUtc="2026-03-03T03:33:00Z">
            <w:rPr>
              <w:rFonts w:ascii="Arial" w:eastAsia="HGSｺﾞｼｯｸM" w:hAnsi="Arial" w:cs="Arial" w:hint="eastAsia"/>
              <w:szCs w:val="21"/>
            </w:rPr>
          </w:rPrChange>
        </w:rPr>
        <w:t>画面</w:t>
      </w:r>
      <w:r w:rsidR="00365CFD" w:rsidRPr="0066459A">
        <w:rPr>
          <w:rFonts w:ascii="Arial" w:eastAsia="HGSｺﾞｼｯｸM" w:hAnsi="Arial" w:cs="Arial"/>
          <w:szCs w:val="21"/>
        </w:rPr>
        <w:t>の中心を占めるのは、毅然と立つ画家とその家族です。木箱の上には画家の道具、背後に広がる街の風景には、</w:t>
      </w:r>
      <w:r w:rsidR="00365CFD" w:rsidRPr="000E3D96">
        <w:rPr>
          <w:rFonts w:ascii="Arial" w:eastAsia="HGSｺﾞｼｯｸM" w:hAnsi="Arial" w:cs="Arial" w:hint="eastAsia"/>
          <w:szCs w:val="21"/>
          <w:highlight w:val="magenta"/>
          <w:rPrChange w:id="106" w:author="TRIVECTOR" w:date="2026-03-03T12:33:00Z" w16du:dateUtc="2026-03-03T03:33:00Z">
            <w:rPr>
              <w:rFonts w:ascii="Arial" w:eastAsia="HGSｺﾞｼｯｸM" w:hAnsi="Arial" w:cs="Arial" w:hint="eastAsia"/>
              <w:szCs w:val="21"/>
            </w:rPr>
          </w:rPrChange>
        </w:rPr>
        <w:t>無数の</w:t>
      </w:r>
      <w:r w:rsidR="00365CFD" w:rsidRPr="0066459A">
        <w:rPr>
          <w:rFonts w:ascii="Arial" w:eastAsia="HGSｺﾞｼｯｸM" w:hAnsi="Arial" w:cs="Arial"/>
          <w:szCs w:val="21"/>
        </w:rPr>
        <w:t>人々の暮らしが描かれています。</w:t>
      </w:r>
      <w:r w:rsidR="00365CFD" w:rsidRPr="0056348D">
        <w:rPr>
          <w:rFonts w:ascii="Arial" w:eastAsia="HGSｺﾞｼｯｸM" w:hAnsi="Arial" w:cs="Arial" w:hint="eastAsia"/>
          <w:szCs w:val="21"/>
          <w:highlight w:val="yellow"/>
        </w:rPr>
        <w:t>，</w:t>
      </w:r>
      <w:r w:rsidR="00365CFD" w:rsidRPr="0066459A">
        <w:rPr>
          <w:rFonts w:ascii="Arial" w:eastAsia="HGSｺﾞｼｯｸM" w:hAnsi="Arial" w:cs="Arial"/>
          <w:szCs w:val="21"/>
        </w:rPr>
        <w:t>本作品を二科展に発表する半年前、松本竣介は雑誌</w:t>
      </w:r>
      <w:r w:rsidR="00365CFD" w:rsidRPr="002E496B">
        <w:rPr>
          <w:rFonts w:ascii="Arial" w:eastAsia="HGSｺﾞｼｯｸM" w:hAnsi="Arial" w:cs="Arial"/>
          <w:szCs w:val="21"/>
          <w:highlight w:val="yellow"/>
        </w:rPr>
        <w:t>，</w:t>
      </w:r>
      <w:r w:rsidR="00365CFD" w:rsidRPr="0066459A">
        <w:rPr>
          <w:rFonts w:ascii="Arial" w:eastAsia="HGSｺﾞｼｯｸM" w:hAnsi="Arial" w:cs="Arial"/>
          <w:szCs w:val="21"/>
        </w:rPr>
        <w:t>みづ</w:t>
      </w:r>
      <w:r w:rsidR="00365CFD" w:rsidRPr="00B4744C">
        <w:rPr>
          <w:rFonts w:ascii="Arial" w:eastAsia="HGSｺﾞｼｯｸM" w:hAnsi="Arial" w:cs="Arial" w:hint="eastAsia"/>
          <w:szCs w:val="21"/>
          <w:highlight w:val="yellow"/>
        </w:rPr>
        <w:t>え</w:t>
      </w:r>
      <w:r w:rsidR="00365CFD" w:rsidRPr="0066459A">
        <w:rPr>
          <w:rFonts w:ascii="Arial" w:eastAsia="HGSｺﾞｼｯｸM" w:hAnsi="Arial" w:cs="Arial"/>
          <w:szCs w:val="21"/>
        </w:rPr>
        <w:t>に掲載された</w:t>
      </w:r>
      <w:r w:rsidR="00365CFD" w:rsidRPr="002E496B">
        <w:rPr>
          <w:rFonts w:ascii="Arial" w:eastAsia="HGSｺﾞｼｯｸM" w:hAnsi="Arial" w:cs="Arial"/>
          <w:szCs w:val="21"/>
          <w:highlight w:val="yellow"/>
        </w:rPr>
        <w:t>，</w:t>
      </w:r>
      <w:r w:rsidR="00365CFD" w:rsidRPr="0066459A">
        <w:rPr>
          <w:rFonts w:ascii="Arial" w:eastAsia="HGSｺﾞｼｯｸM" w:hAnsi="Arial" w:cs="Arial"/>
          <w:szCs w:val="21"/>
        </w:rPr>
        <w:t>国防国家と</w:t>
      </w:r>
      <w:r w:rsidR="00365CFD" w:rsidRPr="000E3D96">
        <w:rPr>
          <w:rFonts w:ascii="Arial" w:eastAsia="HGSｺﾞｼｯｸM" w:hAnsi="Arial" w:cs="Arial" w:hint="eastAsia"/>
          <w:szCs w:val="21"/>
          <w:highlight w:val="magenta"/>
          <w:rPrChange w:id="107" w:author="TRIVECTOR" w:date="2026-03-03T12:33:00Z" w16du:dateUtc="2026-03-03T03:33:00Z">
            <w:rPr>
              <w:rFonts w:ascii="Arial" w:eastAsia="HGSｺﾞｼｯｸM" w:hAnsi="Arial" w:cs="Arial" w:hint="eastAsia"/>
              <w:szCs w:val="21"/>
            </w:rPr>
          </w:rPrChange>
        </w:rPr>
        <w:t>美術</w:t>
      </w:r>
      <w:r w:rsidR="00365CFD" w:rsidRPr="002E496B">
        <w:rPr>
          <w:rFonts w:ascii="Arial" w:eastAsia="HGSｺﾞｼｯｸM" w:hAnsi="Arial" w:cs="Arial"/>
          <w:szCs w:val="21"/>
          <w:highlight w:val="yellow"/>
        </w:rPr>
        <w:t>，</w:t>
      </w:r>
      <w:r w:rsidR="00365CFD" w:rsidRPr="0066459A">
        <w:rPr>
          <w:rFonts w:ascii="Arial" w:eastAsia="HGSｺﾞｼｯｸM" w:hAnsi="Arial" w:cs="Arial"/>
          <w:szCs w:val="21"/>
        </w:rPr>
        <w:t>という座談会記事に対し</w:t>
      </w:r>
      <w:r w:rsidR="00365CFD" w:rsidRPr="002E496B">
        <w:rPr>
          <w:rFonts w:ascii="Arial" w:eastAsia="HGSｺﾞｼｯｸM" w:hAnsi="Arial" w:cs="Arial"/>
          <w:szCs w:val="21"/>
          <w:highlight w:val="yellow"/>
        </w:rPr>
        <w:t>，</w:t>
      </w:r>
      <w:r w:rsidR="00365CFD" w:rsidRPr="0066459A">
        <w:rPr>
          <w:rFonts w:ascii="Arial" w:eastAsia="HGSｺﾞｼｯｸM" w:hAnsi="Arial" w:cs="Arial"/>
          <w:szCs w:val="21"/>
        </w:rPr>
        <w:t>生きている画家を寄稿し、</w:t>
      </w:r>
      <w:r w:rsidR="00365CFD" w:rsidRPr="0066459A">
        <w:rPr>
          <w:rFonts w:ascii="Arial" w:eastAsia="HGSｺﾞｼｯｸM" w:hAnsi="Arial" w:cs="Arial" w:hint="eastAsia"/>
          <w:szCs w:val="21"/>
        </w:rPr>
        <w:t>慎重に</w:t>
      </w:r>
      <w:r w:rsidR="00365CFD" w:rsidRPr="000E3D96">
        <w:rPr>
          <w:rFonts w:ascii="Arial" w:eastAsia="HGSｺﾞｼｯｸM" w:hAnsi="Arial" w:cs="Arial" w:hint="eastAsia"/>
          <w:szCs w:val="21"/>
          <w:highlight w:val="magenta"/>
          <w:rPrChange w:id="108" w:author="TRIVECTOR" w:date="2026-03-03T12:34:00Z" w16du:dateUtc="2026-03-03T03:34:00Z">
            <w:rPr>
              <w:rFonts w:ascii="Arial" w:eastAsia="HGSｺﾞｼｯｸM" w:hAnsi="Arial" w:cs="Arial" w:hint="eastAsia"/>
              <w:szCs w:val="21"/>
            </w:rPr>
          </w:rPrChange>
        </w:rPr>
        <w:t>異を</w:t>
      </w:r>
      <w:r w:rsidR="00365CFD" w:rsidRPr="0066459A">
        <w:rPr>
          <w:rFonts w:ascii="Arial" w:eastAsia="HGSｺﾞｼｯｸM" w:hAnsi="Arial" w:cs="Arial"/>
          <w:szCs w:val="21"/>
        </w:rPr>
        <w:t>唱えました。芸術さえも翼賛体制に組み込もうとする戦時下において、松本が、何によって自分は自分であるのかを問うた自画像を、古典的な様式でモニュメンタルに描き出した背景には、切実な覚悟があったことは間違いありません。</w:t>
      </w:r>
    </w:p>
    <w:p w14:paraId="346D8870" w14:textId="77777777" w:rsidR="00365CFD" w:rsidRDefault="00365CFD" w:rsidP="00365CFD">
      <w:pPr>
        <w:rPr>
          <w:rFonts w:ascii="Arial" w:eastAsia="HGSｺﾞｼｯｸM" w:hAnsi="Arial" w:cs="Arial"/>
          <w:szCs w:val="21"/>
        </w:rPr>
      </w:pPr>
    </w:p>
    <w:p w14:paraId="69180069" w14:textId="77777777" w:rsidR="00365CFD" w:rsidRDefault="00365CFD" w:rsidP="00365CFD">
      <w:pPr>
        <w:rPr>
          <w:rFonts w:ascii="Arial" w:eastAsia="HGSｺﾞｼｯｸM" w:hAnsi="Arial" w:cs="Arial"/>
          <w:szCs w:val="21"/>
        </w:rPr>
      </w:pPr>
    </w:p>
    <w:p w14:paraId="01EA4432" w14:textId="32442AD9" w:rsidR="00365CFD" w:rsidRPr="005D3064" w:rsidRDefault="000E3D96" w:rsidP="00365CFD">
      <w:pPr>
        <w:rPr>
          <w:rFonts w:ascii="Arial" w:eastAsia="HGSｺﾞｼｯｸM" w:hAnsi="Arial" w:cs="Arial"/>
          <w:b/>
          <w:bCs/>
          <w:szCs w:val="21"/>
        </w:rPr>
      </w:pPr>
      <w:ins w:id="109" w:author="TRIVECTOR" w:date="2026-03-03T12:33:00Z" w16du:dateUtc="2026-03-03T03:33:00Z">
        <w:r>
          <w:rPr>
            <w:rFonts w:ascii="Arial" w:eastAsia="HGSｺﾞｼｯｸM" w:hAnsi="Arial" w:cs="Arial" w:hint="eastAsia"/>
            <w:b/>
            <w:bCs/>
            <w:szCs w:val="21"/>
          </w:rPr>
          <w:t xml:space="preserve">28 </w:t>
        </w:r>
      </w:ins>
      <w:r w:rsidR="00365CFD" w:rsidRPr="0066459A">
        <w:rPr>
          <w:rFonts w:ascii="Arial" w:eastAsia="HGSｺﾞｼｯｸM" w:hAnsi="Arial" w:cs="Arial"/>
          <w:b/>
          <w:bCs/>
          <w:szCs w:val="21"/>
        </w:rPr>
        <w:t>吉井忠</w:t>
      </w:r>
      <w:r w:rsidR="00365CFD" w:rsidRPr="0066459A">
        <w:rPr>
          <w:rFonts w:ascii="Arial" w:eastAsia="HGSｺﾞｼｯｸM" w:hAnsi="Arial" w:cs="Arial" w:hint="eastAsia"/>
          <w:b/>
          <w:highlight w:val="yellow"/>
        </w:rPr>
        <w:t>，</w:t>
      </w:r>
      <w:r w:rsidR="00365CFD" w:rsidRPr="0066459A">
        <w:rPr>
          <w:rFonts w:ascii="Arial" w:eastAsia="HGSｺﾞｼｯｸM" w:hAnsi="Arial" w:cs="Arial" w:hint="eastAsia"/>
          <w:b/>
        </w:rPr>
        <w:t>作、</w:t>
      </w:r>
      <w:r w:rsidR="00365CFD" w:rsidRPr="0066459A">
        <w:rPr>
          <w:rFonts w:ascii="Arial" w:eastAsia="HGSｺﾞｼｯｸM" w:hAnsi="Arial" w:cs="Arial"/>
          <w:b/>
          <w:bCs/>
          <w:szCs w:val="21"/>
        </w:rPr>
        <w:t>《落日</w:t>
      </w:r>
      <w:r w:rsidR="00365CFD">
        <w:rPr>
          <w:rFonts w:ascii="Arial" w:eastAsia="HGSｺﾞｼｯｸM" w:hAnsi="Arial" w:cs="Arial"/>
          <w:b/>
          <w:bCs/>
          <w:szCs w:val="21"/>
        </w:rPr>
        <w:t>》</w:t>
      </w:r>
      <w:r w:rsidR="00365CFD" w:rsidRPr="004648C5">
        <w:rPr>
          <w:rFonts w:ascii="Arial" w:eastAsia="HGSｺﾞｼｯｸM" w:hAnsi="Arial" w:cs="Arial"/>
          <w:b/>
          <w:szCs w:val="21"/>
          <w:highlight w:val="yellow"/>
        </w:rPr>
        <w:t>。</w:t>
      </w:r>
      <w:r w:rsidR="00365CFD">
        <w:rPr>
          <w:rFonts w:ascii="Arial" w:eastAsia="HGSｺﾞｼｯｸM" w:hAnsi="Arial" w:cs="Arial" w:hint="eastAsia"/>
          <w:b/>
          <w:szCs w:val="21"/>
          <w:highlight w:val="yellow"/>
        </w:rPr>
        <w:t>，</w:t>
      </w:r>
      <w:r w:rsidR="00365CFD" w:rsidRPr="0066459A">
        <w:rPr>
          <w:rFonts w:ascii="Arial" w:eastAsia="HGSｺﾞｼｯｸM" w:hAnsi="Arial" w:cs="Arial"/>
          <w:szCs w:val="21"/>
        </w:rPr>
        <w:t>画面手前には、髪の毛で顔を隠す黒いドレスの女性、左側には建物の陰で不気味に女性を見つめる黒服の男性が描かれ、文明社会の不穏な情景が表されて</w:t>
      </w:r>
      <w:r w:rsidR="00365CFD" w:rsidRPr="0066459A">
        <w:rPr>
          <w:rFonts w:ascii="Arial" w:eastAsia="HGSｺﾞｼｯｸM" w:hAnsi="Arial" w:cs="Arial"/>
          <w:szCs w:val="21"/>
        </w:rPr>
        <w:lastRenderedPageBreak/>
        <w:t>います。対照的に右手には、火山やマンモスが描かれ、太古の荒涼とした風景が広がります。人の顔とのダブルイメージとして表された岩、白い球体等のモチーフは、ダリの影響をうかがわせます。</w:t>
      </w:r>
      <w:r w:rsidR="00365CFD" w:rsidRPr="00CB00F1">
        <w:rPr>
          <w:rFonts w:ascii="Arial" w:eastAsia="HGSｺﾞｼｯｸM" w:hAnsi="Arial" w:cs="Arial" w:hint="eastAsia"/>
          <w:kern w:val="0"/>
          <w:szCs w:val="21"/>
          <w:highlight w:val="yellow"/>
        </w:rPr>
        <w:t>，</w:t>
      </w:r>
      <w:r w:rsidR="00365CFD" w:rsidRPr="0066459A">
        <w:rPr>
          <w:rFonts w:ascii="Arial" w:eastAsia="HGSｺﾞｼｯｸM" w:hAnsi="Arial" w:cs="Arial"/>
          <w:szCs w:val="21"/>
        </w:rPr>
        <w:t>吉井忠は</w:t>
      </w:r>
      <w:r w:rsidR="00365CFD" w:rsidRPr="0066459A">
        <w:rPr>
          <w:rFonts w:ascii="Arial" w:eastAsia="HGSｺﾞｼｯｸM" w:hAnsi="Arial" w:cs="Arial"/>
          <w:szCs w:val="21"/>
        </w:rPr>
        <w:t>1936</w:t>
      </w:r>
      <w:r w:rsidR="00365CFD" w:rsidRPr="0066459A">
        <w:rPr>
          <w:rFonts w:ascii="Arial" w:eastAsia="HGSｺﾞｼｯｸM" w:hAnsi="Arial" w:cs="Arial"/>
          <w:szCs w:val="21"/>
        </w:rPr>
        <w:t>年に渡欧しており、西洋でのシュルレアリスム体験が、本作品には反映されていると思われます。同時に、戦時色が強まるこの</w:t>
      </w:r>
      <w:r w:rsidR="00365CFD" w:rsidRPr="0032423E">
        <w:rPr>
          <w:rFonts w:ascii="Arial" w:eastAsia="HGSｺﾞｼｯｸM" w:hAnsi="Arial" w:cs="Arial" w:hint="eastAsia"/>
          <w:szCs w:val="21"/>
          <w:highlight w:val="magenta"/>
          <w:rPrChange w:id="110" w:author="TRIVECTOR" w:date="2026-03-03T12:35:00Z" w16du:dateUtc="2026-03-03T03:35:00Z">
            <w:rPr>
              <w:rFonts w:ascii="Arial" w:eastAsia="HGSｺﾞｼｯｸM" w:hAnsi="Arial" w:cs="Arial" w:hint="eastAsia"/>
              <w:szCs w:val="21"/>
            </w:rPr>
          </w:rPrChange>
        </w:rPr>
        <w:t>頃</w:t>
      </w:r>
      <w:r w:rsidR="00365CFD" w:rsidRPr="0066459A">
        <w:rPr>
          <w:rFonts w:ascii="Arial" w:eastAsia="HGSｺﾞｼｯｸM" w:hAnsi="Arial" w:cs="Arial"/>
          <w:szCs w:val="21"/>
        </w:rPr>
        <w:t>の彼の絵画には、時代の不条理や生への不安が強く感じられ</w:t>
      </w:r>
      <w:r w:rsidR="00365CFD" w:rsidRPr="0032423E">
        <w:rPr>
          <w:rFonts w:ascii="Arial" w:eastAsia="HGSｺﾞｼｯｸM" w:hAnsi="Arial" w:cs="Arial" w:hint="eastAsia"/>
          <w:szCs w:val="21"/>
          <w:highlight w:val="magenta"/>
          <w:rPrChange w:id="111" w:author="TRIVECTOR" w:date="2026-03-03T12:35:00Z" w16du:dateUtc="2026-03-03T03:35:00Z">
            <w:rPr>
              <w:rFonts w:ascii="Arial" w:eastAsia="HGSｺﾞｼｯｸM" w:hAnsi="Arial" w:cs="Arial" w:hint="eastAsia"/>
              <w:szCs w:val="21"/>
            </w:rPr>
          </w:rPrChange>
        </w:rPr>
        <w:t>ます</w:t>
      </w:r>
      <w:r w:rsidR="00365CFD" w:rsidRPr="0066459A">
        <w:rPr>
          <w:rFonts w:ascii="Arial" w:eastAsia="HGSｺﾞｼｯｸM" w:hAnsi="Arial" w:cs="Arial"/>
          <w:szCs w:val="21"/>
        </w:rPr>
        <w:t>。</w:t>
      </w:r>
    </w:p>
    <w:p w14:paraId="1346E6B1" w14:textId="77777777" w:rsidR="00365CFD" w:rsidRDefault="00365CFD" w:rsidP="00365CFD">
      <w:pPr>
        <w:rPr>
          <w:rFonts w:ascii="Arial" w:eastAsia="HGSｺﾞｼｯｸM" w:hAnsi="Arial" w:cs="Arial"/>
          <w:szCs w:val="21"/>
        </w:rPr>
      </w:pPr>
    </w:p>
    <w:p w14:paraId="220CD472" w14:textId="77777777" w:rsidR="00365CFD" w:rsidRPr="0066459A" w:rsidRDefault="00365CFD" w:rsidP="00365CFD">
      <w:pPr>
        <w:rPr>
          <w:rFonts w:ascii="Arial" w:eastAsia="HGSｺﾞｼｯｸM" w:hAnsi="Arial" w:cs="Arial"/>
          <w:szCs w:val="21"/>
        </w:rPr>
      </w:pPr>
    </w:p>
    <w:p w14:paraId="46F363CD" w14:textId="643E8CDF" w:rsidR="00365CFD" w:rsidRPr="0066459A" w:rsidRDefault="000E3D96" w:rsidP="00365CFD">
      <w:pPr>
        <w:rPr>
          <w:rFonts w:ascii="Arial" w:eastAsia="HGSｺﾞｼｯｸM" w:hAnsi="Arial" w:cs="Arial"/>
          <w:szCs w:val="21"/>
        </w:rPr>
      </w:pPr>
      <w:ins w:id="112" w:author="TRIVECTOR" w:date="2026-03-03T12:34:00Z" w16du:dateUtc="2026-03-03T03:34:00Z">
        <w:r>
          <w:rPr>
            <w:rFonts w:ascii="Arial" w:eastAsia="HGSｺﾞｼｯｸM" w:hAnsi="Arial" w:cs="Arial" w:hint="eastAsia"/>
            <w:b/>
            <w:bCs/>
            <w:szCs w:val="21"/>
          </w:rPr>
          <w:t xml:space="preserve">29 </w:t>
        </w:r>
      </w:ins>
      <w:r w:rsidR="00365CFD" w:rsidRPr="0066459A">
        <w:rPr>
          <w:rFonts w:ascii="Arial" w:eastAsia="HGSｺﾞｼｯｸM" w:hAnsi="Arial" w:cs="Arial"/>
          <w:b/>
          <w:bCs/>
          <w:szCs w:val="21"/>
        </w:rPr>
        <w:t>松本竣介</w:t>
      </w:r>
      <w:r w:rsidR="00365CFD" w:rsidRPr="0066459A">
        <w:rPr>
          <w:rFonts w:ascii="Arial" w:eastAsia="HGSｺﾞｼｯｸM" w:hAnsi="Arial" w:cs="Arial" w:hint="eastAsia"/>
          <w:b/>
          <w:highlight w:val="yellow"/>
        </w:rPr>
        <w:t>，</w:t>
      </w:r>
      <w:r w:rsidR="00365CFD" w:rsidRPr="0066459A">
        <w:rPr>
          <w:rFonts w:ascii="Arial" w:eastAsia="HGSｺﾞｼｯｸM" w:hAnsi="Arial" w:cs="Arial" w:hint="eastAsia"/>
          <w:b/>
        </w:rPr>
        <w:t>作、</w:t>
      </w:r>
      <w:r w:rsidR="00365CFD" w:rsidRPr="0066459A">
        <w:rPr>
          <w:rFonts w:ascii="Arial" w:eastAsia="HGSｺﾞｼｯｸM" w:hAnsi="Arial" w:cs="Arial"/>
          <w:b/>
          <w:bCs/>
          <w:szCs w:val="21"/>
        </w:rPr>
        <w:t>《郊外</w:t>
      </w:r>
      <w:r w:rsidR="00365CFD">
        <w:rPr>
          <w:rFonts w:ascii="Arial" w:eastAsia="HGSｺﾞｼｯｸM" w:hAnsi="Arial" w:cs="Arial"/>
          <w:b/>
          <w:bCs/>
          <w:szCs w:val="21"/>
        </w:rPr>
        <w:t>》</w:t>
      </w:r>
      <w:r w:rsidR="00365CFD" w:rsidRPr="004648C5">
        <w:rPr>
          <w:rFonts w:ascii="Arial" w:eastAsia="HGSｺﾞｼｯｸM" w:hAnsi="Arial" w:cs="Arial"/>
          <w:b/>
          <w:szCs w:val="21"/>
          <w:highlight w:val="yellow"/>
        </w:rPr>
        <w:t>。</w:t>
      </w:r>
      <w:r w:rsidR="00365CFD">
        <w:rPr>
          <w:rFonts w:ascii="Arial" w:eastAsia="HGSｺﾞｼｯｸM" w:hAnsi="Arial" w:cs="Arial" w:hint="eastAsia"/>
          <w:b/>
          <w:szCs w:val="21"/>
          <w:highlight w:val="yellow"/>
        </w:rPr>
        <w:t>，</w:t>
      </w:r>
      <w:r w:rsidR="00365CFD" w:rsidRPr="0032423E">
        <w:rPr>
          <w:rFonts w:ascii="Arial" w:eastAsia="HGSｺﾞｼｯｸM" w:hAnsi="Arial" w:cs="Arial" w:hint="eastAsia"/>
          <w:szCs w:val="21"/>
          <w:highlight w:val="magenta"/>
          <w:rPrChange w:id="113" w:author="TRIVECTOR" w:date="2026-03-03T12:35:00Z" w16du:dateUtc="2026-03-03T03:35:00Z">
            <w:rPr>
              <w:rFonts w:ascii="Arial" w:eastAsia="HGSｺﾞｼｯｸM" w:hAnsi="Arial" w:cs="Arial" w:hint="eastAsia"/>
              <w:szCs w:val="21"/>
            </w:rPr>
          </w:rPrChange>
        </w:rPr>
        <w:t>本作品</w:t>
      </w:r>
      <w:r w:rsidR="00365CFD" w:rsidRPr="0066459A">
        <w:rPr>
          <w:rFonts w:ascii="Arial" w:eastAsia="HGSｺﾞｼｯｸM" w:hAnsi="Arial" w:cs="Arial"/>
          <w:szCs w:val="21"/>
        </w:rPr>
        <w:t>は身近な風景にヒントを得て描かれたのでしょう。松本竣介が住んだ下落合</w:t>
      </w:r>
      <w:r w:rsidR="00365CFD" w:rsidRPr="00215B51">
        <w:rPr>
          <w:rFonts w:ascii="Arial" w:eastAsia="HGSｺﾞｼｯｸM" w:hAnsi="Arial" w:cs="Arial" w:hint="eastAsia"/>
          <w:szCs w:val="21"/>
          <w:highlight w:val="yellow"/>
        </w:rPr>
        <w:t>，</w:t>
      </w:r>
      <w:r w:rsidR="00365CFD" w:rsidRPr="006026FA">
        <w:rPr>
          <w:rFonts w:ascii="Arial" w:eastAsia="HGSｺﾞｼｯｸM" w:hAnsi="Arial" w:cs="Arial"/>
          <w:szCs w:val="21"/>
          <w:highlight w:val="yellow"/>
        </w:rPr>
        <w:t>現</w:t>
      </w:r>
      <w:r w:rsidR="00365CFD" w:rsidRPr="006026FA">
        <w:rPr>
          <w:rFonts w:ascii="Arial" w:eastAsia="HGSｺﾞｼｯｸM" w:hAnsi="Arial" w:cs="Arial" w:hint="eastAsia"/>
          <w:szCs w:val="21"/>
          <w:highlight w:val="yellow"/>
        </w:rPr>
        <w:t>在の</w:t>
      </w:r>
      <w:r w:rsidR="00365CFD" w:rsidRPr="0066459A">
        <w:rPr>
          <w:rFonts w:ascii="Arial" w:eastAsia="HGSｺﾞｼｯｸM" w:hAnsi="Arial" w:cs="Arial"/>
          <w:szCs w:val="21"/>
        </w:rPr>
        <w:t>新宿区中井周辺の高台には文化人が多く居住しており、目白寄りの一帯には、文化村と呼ばれた洋風の文化住宅が並ぶモダンな住宅地もありました。</w:t>
      </w:r>
      <w:r w:rsidR="00365CFD" w:rsidRPr="00CB00F1">
        <w:rPr>
          <w:rFonts w:ascii="Arial" w:eastAsia="HGSｺﾞｼｯｸM" w:hAnsi="Arial" w:cs="Arial" w:hint="eastAsia"/>
          <w:kern w:val="0"/>
          <w:szCs w:val="21"/>
          <w:highlight w:val="yellow"/>
        </w:rPr>
        <w:t>，</w:t>
      </w:r>
      <w:r w:rsidR="00365CFD" w:rsidRPr="0066459A">
        <w:rPr>
          <w:rFonts w:ascii="Arial" w:eastAsia="HGSｺﾞｼｯｸM" w:hAnsi="Arial" w:cs="Arial"/>
          <w:szCs w:val="21"/>
        </w:rPr>
        <w:t>しかしその背景には、亡くしたばかりの長男への思いもあるのでしょうか。緑に囲まれた洋風の白い建物の前で、犬と子どもが遊ぶ光景は、夢の一場面のようにも見えます。</w:t>
      </w:r>
      <w:r w:rsidR="00365CFD" w:rsidRPr="00CB00F1">
        <w:rPr>
          <w:rFonts w:ascii="Arial" w:eastAsia="HGSｺﾞｼｯｸM" w:hAnsi="Arial" w:cs="Arial" w:hint="eastAsia"/>
          <w:kern w:val="0"/>
          <w:szCs w:val="21"/>
          <w:highlight w:val="yellow"/>
        </w:rPr>
        <w:t>，</w:t>
      </w:r>
      <w:r w:rsidR="00365CFD" w:rsidRPr="0066459A">
        <w:rPr>
          <w:rFonts w:ascii="Arial" w:eastAsia="HGSｺﾞｼｯｸM" w:hAnsi="Arial" w:cs="Arial"/>
          <w:szCs w:val="21"/>
        </w:rPr>
        <w:t>この</w:t>
      </w:r>
      <w:commentRangeStart w:id="114"/>
      <w:r w:rsidR="00365CFD" w:rsidRPr="0032423E">
        <w:rPr>
          <w:rFonts w:ascii="Arial" w:eastAsia="HGSｺﾞｼｯｸM" w:hAnsi="Arial" w:cs="Arial" w:hint="eastAsia"/>
          <w:szCs w:val="21"/>
          <w:highlight w:val="magenta"/>
          <w:rPrChange w:id="115" w:author="TRIVECTOR" w:date="2026-03-03T12:36:00Z" w16du:dateUtc="2026-03-03T03:36:00Z">
            <w:rPr>
              <w:rFonts w:ascii="Arial" w:eastAsia="HGSｺﾞｼｯｸM" w:hAnsi="Arial" w:cs="Arial" w:hint="eastAsia"/>
              <w:szCs w:val="21"/>
            </w:rPr>
          </w:rPrChange>
        </w:rPr>
        <w:t>後松本</w:t>
      </w:r>
      <w:commentRangeEnd w:id="114"/>
      <w:r w:rsidR="0032423E" w:rsidRPr="0066459A">
        <w:rPr>
          <w:rStyle w:val="aa"/>
          <w:rFonts w:ascii="Arial" w:eastAsia="HGSｺﾞｼｯｸM" w:hAnsi="Arial" w:cs="Arial"/>
          <w:sz w:val="21"/>
          <w:szCs w:val="21"/>
        </w:rPr>
        <w:commentReference w:id="114"/>
      </w:r>
      <w:r w:rsidR="00365CFD" w:rsidRPr="0066459A">
        <w:rPr>
          <w:rFonts w:ascii="Arial" w:eastAsia="HGSｺﾞｼｯｸM" w:hAnsi="Arial" w:cs="Arial"/>
          <w:szCs w:val="21"/>
        </w:rPr>
        <w:t>は、繊細な線を駆使した幻想的な都会風景と、対象をかたまりで捉えた半抽象的な郊外風景の、テーマも作風も対照的な風景画のシリーズを二科展に発表していくこととなります。</w:t>
      </w:r>
    </w:p>
    <w:p w14:paraId="02489921" w14:textId="77777777" w:rsidR="00365CFD" w:rsidRDefault="00365CFD" w:rsidP="00365CFD">
      <w:pPr>
        <w:rPr>
          <w:rFonts w:ascii="Arial" w:eastAsia="HGSｺﾞｼｯｸM" w:hAnsi="Arial" w:cs="Arial"/>
          <w:szCs w:val="21"/>
        </w:rPr>
      </w:pPr>
    </w:p>
    <w:p w14:paraId="362726D5" w14:textId="77777777" w:rsidR="00365CFD" w:rsidRPr="0066459A" w:rsidRDefault="00365CFD" w:rsidP="00365CFD">
      <w:pPr>
        <w:rPr>
          <w:rFonts w:ascii="Arial" w:eastAsia="HGSｺﾞｼｯｸM" w:hAnsi="Arial" w:cs="Arial"/>
          <w:szCs w:val="21"/>
        </w:rPr>
      </w:pPr>
    </w:p>
    <w:p w14:paraId="7D3931A6" w14:textId="1FC3F0E3" w:rsidR="00365CFD" w:rsidRPr="0066459A" w:rsidRDefault="0032423E" w:rsidP="00365CFD">
      <w:pPr>
        <w:rPr>
          <w:rFonts w:ascii="Arial" w:eastAsia="HGSｺﾞｼｯｸM" w:hAnsi="Arial" w:cs="Arial"/>
          <w:szCs w:val="21"/>
        </w:rPr>
      </w:pPr>
      <w:ins w:id="116" w:author="TRIVECTOR" w:date="2026-03-03T12:37:00Z" w16du:dateUtc="2026-03-03T03:37:00Z">
        <w:r>
          <w:rPr>
            <w:rFonts w:ascii="Arial" w:eastAsia="HGSｺﾞｼｯｸM" w:hAnsi="Arial" w:cs="Arial" w:hint="eastAsia"/>
            <w:b/>
            <w:bCs/>
            <w:szCs w:val="21"/>
          </w:rPr>
          <w:t xml:space="preserve">30 </w:t>
        </w:r>
      </w:ins>
      <w:r w:rsidR="00365CFD" w:rsidRPr="0066459A">
        <w:rPr>
          <w:rFonts w:ascii="Arial" w:eastAsia="HGSｺﾞｼｯｸM" w:hAnsi="Arial" w:cs="Arial"/>
          <w:b/>
          <w:bCs/>
          <w:szCs w:val="21"/>
        </w:rPr>
        <w:t>中野和高</w:t>
      </w:r>
      <w:r w:rsidR="00365CFD" w:rsidRPr="0066459A">
        <w:rPr>
          <w:rFonts w:ascii="Arial" w:eastAsia="HGSｺﾞｼｯｸM" w:hAnsi="Arial" w:cs="Arial" w:hint="eastAsia"/>
          <w:b/>
          <w:highlight w:val="yellow"/>
        </w:rPr>
        <w:t>，</w:t>
      </w:r>
      <w:r w:rsidR="00365CFD" w:rsidRPr="0066459A">
        <w:rPr>
          <w:rFonts w:ascii="Arial" w:eastAsia="HGSｺﾞｼｯｸM" w:hAnsi="Arial" w:cs="Arial" w:hint="eastAsia"/>
          <w:b/>
        </w:rPr>
        <w:t>作、</w:t>
      </w:r>
      <w:r w:rsidR="00365CFD" w:rsidRPr="0066459A">
        <w:rPr>
          <w:rFonts w:ascii="Arial" w:eastAsia="HGSｺﾞｼｯｸM" w:hAnsi="Arial" w:cs="Arial"/>
          <w:b/>
          <w:bCs/>
          <w:szCs w:val="21"/>
        </w:rPr>
        <w:t>《少憩</w:t>
      </w:r>
      <w:r w:rsidR="00365CFD">
        <w:rPr>
          <w:rFonts w:ascii="Arial" w:eastAsia="HGSｺﾞｼｯｸM" w:hAnsi="Arial" w:cs="Arial"/>
          <w:b/>
          <w:bCs/>
          <w:szCs w:val="21"/>
        </w:rPr>
        <w:t>》</w:t>
      </w:r>
      <w:r w:rsidR="00365CFD" w:rsidRPr="004648C5">
        <w:rPr>
          <w:rFonts w:ascii="Arial" w:eastAsia="HGSｺﾞｼｯｸM" w:hAnsi="Arial" w:cs="Arial"/>
          <w:b/>
          <w:szCs w:val="21"/>
          <w:highlight w:val="yellow"/>
        </w:rPr>
        <w:t>。</w:t>
      </w:r>
      <w:r w:rsidR="00365CFD">
        <w:rPr>
          <w:rFonts w:ascii="Arial" w:eastAsia="HGSｺﾞｼｯｸM" w:hAnsi="Arial" w:cs="Arial" w:hint="eastAsia"/>
          <w:b/>
          <w:szCs w:val="21"/>
          <w:highlight w:val="yellow"/>
        </w:rPr>
        <w:t>，</w:t>
      </w:r>
      <w:r w:rsidR="00365CFD" w:rsidRPr="0066459A">
        <w:rPr>
          <w:rFonts w:ascii="Arial" w:eastAsia="HGSｺﾞｼｯｸM" w:hAnsi="Arial" w:cs="Arial"/>
          <w:szCs w:val="21"/>
        </w:rPr>
        <w:t>1927</w:t>
      </w:r>
      <w:r w:rsidR="00365CFD" w:rsidRPr="0066459A">
        <w:rPr>
          <w:rFonts w:ascii="Arial" w:eastAsia="HGSｺﾞｼｯｸM" w:hAnsi="Arial" w:cs="Arial"/>
          <w:szCs w:val="21"/>
        </w:rPr>
        <w:t>年にパリから帰国した中野和高が、帝国美術院美術展覧会</w:t>
      </w:r>
      <w:r w:rsidR="00365CFD" w:rsidRPr="0033265D">
        <w:rPr>
          <w:rFonts w:ascii="Arial" w:eastAsia="HGSｺﾞｼｯｸM" w:hAnsi="Arial" w:cs="Arial" w:hint="eastAsia"/>
          <w:szCs w:val="21"/>
          <w:highlight w:val="yellow"/>
        </w:rPr>
        <w:t>、通称・</w:t>
      </w:r>
      <w:r w:rsidR="00365CFD" w:rsidRPr="0033265D">
        <w:rPr>
          <w:rFonts w:ascii="Arial" w:eastAsia="HGSｺﾞｼｯｸM" w:hAnsi="Arial" w:cs="Arial"/>
          <w:szCs w:val="21"/>
          <w:highlight w:val="yellow"/>
        </w:rPr>
        <w:t>帝展</w:t>
      </w:r>
      <w:r w:rsidR="00365CFD">
        <w:rPr>
          <w:rFonts w:ascii="Arial" w:eastAsia="HGSｺﾞｼｯｸM" w:hAnsi="Arial" w:cs="Arial" w:hint="eastAsia"/>
          <w:szCs w:val="21"/>
          <w:highlight w:val="yellow"/>
        </w:rPr>
        <w:t>、</w:t>
      </w:r>
      <w:r w:rsidR="00365CFD" w:rsidRPr="0066459A">
        <w:rPr>
          <w:rFonts w:ascii="Arial" w:eastAsia="HGSｺﾞｼｯｸM" w:hAnsi="Arial" w:cs="Arial"/>
          <w:szCs w:val="21"/>
        </w:rPr>
        <w:t>にふさわしい絵画として取り組んだのが、家庭生活の一コマを描いた群像大作でした。新興市民の家族図は帝展でも人気となりますが、中でも帰国翌年の中野の出品作</w:t>
      </w:r>
      <w:r w:rsidR="00365CFD" w:rsidRPr="003C37A5">
        <w:rPr>
          <w:rFonts w:ascii="Arial" w:eastAsia="HGSｺﾞｼｯｸM" w:hAnsi="Arial" w:cs="Arial" w:hint="eastAsia"/>
          <w:szCs w:val="21"/>
          <w:highlight w:val="yellow"/>
        </w:rPr>
        <w:t>，</w:t>
      </w:r>
      <w:r w:rsidR="00365CFD" w:rsidRPr="0066459A">
        <w:rPr>
          <w:rFonts w:ascii="Arial" w:eastAsia="HGSｺﾞｼｯｸM" w:hAnsi="Arial" w:cs="Arial"/>
          <w:szCs w:val="21"/>
        </w:rPr>
        <w:t>風景を配</w:t>
      </w:r>
      <w:r w:rsidR="00365CFD" w:rsidRPr="0066459A">
        <w:rPr>
          <w:rFonts w:ascii="Arial" w:eastAsia="HGSｺﾞｼｯｸM" w:hAnsi="Arial" w:cs="Arial" w:hint="eastAsia"/>
          <w:szCs w:val="21"/>
        </w:rPr>
        <w:t>せ</w:t>
      </w:r>
      <w:r w:rsidR="00365CFD" w:rsidRPr="0066459A">
        <w:rPr>
          <w:rFonts w:ascii="Arial" w:eastAsia="HGSｺﾞｼｯｸM" w:hAnsi="Arial" w:cs="Arial"/>
          <w:szCs w:val="21"/>
        </w:rPr>
        <w:t>る我家族は特選となり、話題を呼びました。</w:t>
      </w:r>
      <w:r w:rsidR="00365CFD" w:rsidRPr="0066459A">
        <w:rPr>
          <w:rFonts w:ascii="Arial" w:eastAsia="HGSｺﾞｼｯｸM" w:hAnsi="Arial" w:cs="Arial" w:hint="eastAsia"/>
          <w:b/>
          <w:highlight w:val="yellow"/>
        </w:rPr>
        <w:t>，</w:t>
      </w:r>
      <w:r w:rsidR="00365CFD" w:rsidRPr="0066459A">
        <w:rPr>
          <w:rFonts w:ascii="Arial" w:eastAsia="HGSｺﾞｼｯｸM" w:hAnsi="Arial" w:cs="Arial"/>
          <w:szCs w:val="21"/>
        </w:rPr>
        <w:t>本作品では、量塊として捉えた人物の組み立てによって大画面が構成され、抑制の利いた色調が人物群と広大な風景からなる全体を緊密にまとめています。親密な主題に対し、中野は新古典主義時代のピカソなどの研究成果を活かし、造形性に重きを置いた絵画を追求しました。</w:t>
      </w:r>
    </w:p>
    <w:p w14:paraId="1632A39F" w14:textId="77777777" w:rsidR="00365CFD" w:rsidRDefault="00365CFD" w:rsidP="00365CFD">
      <w:pPr>
        <w:rPr>
          <w:rFonts w:ascii="Arial" w:eastAsia="HGSｺﾞｼｯｸM" w:hAnsi="Arial" w:cs="Arial"/>
          <w:szCs w:val="21"/>
        </w:rPr>
      </w:pPr>
    </w:p>
    <w:p w14:paraId="2FBBB70C" w14:textId="77777777" w:rsidR="00365CFD" w:rsidRPr="00FA1ACE" w:rsidRDefault="00365CFD" w:rsidP="00365CFD">
      <w:pPr>
        <w:rPr>
          <w:rFonts w:ascii="Arial" w:eastAsia="HGSｺﾞｼｯｸM" w:hAnsi="Arial" w:cs="Arial"/>
          <w:szCs w:val="21"/>
        </w:rPr>
      </w:pPr>
    </w:p>
    <w:p w14:paraId="72B0C2E5" w14:textId="317DBD7F" w:rsidR="00365CFD" w:rsidRPr="00FA1ACE" w:rsidRDefault="0032423E" w:rsidP="00365CFD">
      <w:pPr>
        <w:rPr>
          <w:rFonts w:ascii="Arial" w:eastAsia="HGSｺﾞｼｯｸM" w:hAnsi="Arial" w:cs="Arial"/>
          <w:b/>
          <w:bCs/>
          <w:szCs w:val="21"/>
        </w:rPr>
      </w:pPr>
      <w:ins w:id="117" w:author="TRIVECTOR" w:date="2026-03-03T12:37:00Z" w16du:dateUtc="2026-03-03T03:37:00Z">
        <w:r>
          <w:rPr>
            <w:rFonts w:ascii="Arial" w:eastAsia="HGSｺﾞｼｯｸM" w:hAnsi="Arial" w:cs="Arial" w:hint="eastAsia"/>
            <w:b/>
            <w:bCs/>
            <w:szCs w:val="21"/>
          </w:rPr>
          <w:t xml:space="preserve">31 </w:t>
        </w:r>
      </w:ins>
      <w:r w:rsidR="00365CFD" w:rsidRPr="0032423E">
        <w:rPr>
          <w:rFonts w:ascii="Arial" w:eastAsia="HGSｺﾞｼｯｸM" w:hAnsi="Arial" w:cs="Arial" w:hint="eastAsia"/>
          <w:b/>
          <w:bCs/>
          <w:szCs w:val="21"/>
          <w:highlight w:val="magenta"/>
          <w:rPrChange w:id="118" w:author="TRIVECTOR" w:date="2026-03-03T12:41:00Z" w16du:dateUtc="2026-03-03T03:41:00Z">
            <w:rPr>
              <w:rFonts w:ascii="Arial" w:eastAsia="HGSｺﾞｼｯｸM" w:hAnsi="Arial" w:cs="Arial" w:hint="eastAsia"/>
              <w:b/>
              <w:bCs/>
              <w:szCs w:val="21"/>
            </w:rPr>
          </w:rPrChange>
        </w:rPr>
        <w:t>村上善男</w:t>
      </w:r>
      <w:r w:rsidR="00365CFD" w:rsidRPr="00FA1ACE">
        <w:rPr>
          <w:rFonts w:ascii="Arial" w:eastAsia="HGSｺﾞｼｯｸM" w:hAnsi="Arial" w:cs="Arial" w:hint="eastAsia"/>
          <w:b/>
          <w:bCs/>
          <w:szCs w:val="21"/>
          <w:highlight w:val="yellow"/>
        </w:rPr>
        <w:t>，</w:t>
      </w:r>
      <w:r w:rsidR="00365CFD" w:rsidRPr="0066459A">
        <w:rPr>
          <w:rFonts w:ascii="Arial" w:eastAsia="HGSｺﾞｼｯｸM" w:hAnsi="Arial" w:cs="Arial" w:hint="eastAsia"/>
          <w:b/>
        </w:rPr>
        <w:t>作、</w:t>
      </w:r>
      <w:r w:rsidR="00365CFD" w:rsidRPr="0066459A">
        <w:rPr>
          <w:rFonts w:ascii="Arial" w:eastAsia="HGSｺﾞｼｯｸM" w:hAnsi="Arial" w:cs="Arial"/>
          <w:b/>
          <w:bCs/>
          <w:szCs w:val="21"/>
        </w:rPr>
        <w:t>《</w:t>
      </w:r>
      <w:r w:rsidR="00365CFD" w:rsidRPr="00FA1ACE">
        <w:rPr>
          <w:rFonts w:ascii="Arial" w:eastAsia="HGSｺﾞｼｯｸM" w:hAnsi="Arial" w:cs="Arial"/>
          <w:b/>
          <w:bCs/>
          <w:szCs w:val="21"/>
          <w:highlight w:val="yellow"/>
        </w:rPr>
        <w:t>ポリマリゼーション</w:t>
      </w:r>
      <w:r w:rsidR="00365CFD" w:rsidRPr="00FA1ACE">
        <w:rPr>
          <w:rFonts w:ascii="Arial" w:eastAsia="HGSｺﾞｼｯｸM" w:hAnsi="Arial" w:cs="Arial" w:hint="eastAsia"/>
          <w:b/>
          <w:bCs/>
          <w:szCs w:val="21"/>
          <w:highlight w:val="yellow"/>
        </w:rPr>
        <w:t>，</w:t>
      </w:r>
      <w:r w:rsidR="00365CFD">
        <w:rPr>
          <w:rFonts w:ascii="Arial" w:eastAsia="HGSｺﾞｼｯｸM" w:hAnsi="Arial" w:cs="Arial" w:hint="eastAsia"/>
          <w:b/>
          <w:bCs/>
          <w:szCs w:val="21"/>
          <w:highlight w:val="yellow"/>
        </w:rPr>
        <w:t>エヌ</w:t>
      </w:r>
      <w:r w:rsidR="00365CFD" w:rsidRPr="00FA1ACE">
        <w:rPr>
          <w:rFonts w:ascii="Arial" w:eastAsia="HGSｺﾞｼｯｸM" w:hAnsi="Arial" w:cs="Arial" w:hint="eastAsia"/>
          <w:b/>
          <w:bCs/>
          <w:szCs w:val="21"/>
          <w:highlight w:val="yellow"/>
        </w:rPr>
        <w:t>，</w:t>
      </w:r>
      <w:r w:rsidR="00365CFD">
        <w:rPr>
          <w:rFonts w:ascii="Arial" w:eastAsia="HGSｺﾞｼｯｸM" w:hAnsi="Arial" w:cs="Arial" w:hint="eastAsia"/>
          <w:b/>
          <w:bCs/>
          <w:szCs w:val="21"/>
          <w:highlight w:val="yellow"/>
        </w:rPr>
        <w:t>ブイ</w:t>
      </w:r>
      <w:r w:rsidR="00365CFD" w:rsidRPr="00FA1ACE">
        <w:rPr>
          <w:rFonts w:ascii="Arial" w:eastAsia="HGSｺﾞｼｯｸM" w:hAnsi="Arial" w:cs="Arial" w:hint="eastAsia"/>
          <w:b/>
          <w:bCs/>
          <w:szCs w:val="21"/>
          <w:highlight w:val="yellow"/>
        </w:rPr>
        <w:t>，</w:t>
      </w:r>
      <w:r w:rsidR="00365CFD">
        <w:rPr>
          <w:rFonts w:ascii="Arial" w:eastAsia="HGSｺﾞｼｯｸM" w:hAnsi="Arial" w:cs="Arial" w:hint="eastAsia"/>
          <w:b/>
          <w:bCs/>
          <w:szCs w:val="21"/>
          <w:highlight w:val="yellow"/>
        </w:rPr>
        <w:t>ダブリュー</w:t>
      </w:r>
      <w:r w:rsidR="00365CFD" w:rsidRPr="0066459A">
        <w:rPr>
          <w:rFonts w:ascii="Arial" w:eastAsia="HGSｺﾞｼｯｸM" w:hAnsi="Arial" w:cs="Arial"/>
          <w:b/>
          <w:bCs/>
          <w:szCs w:val="21"/>
        </w:rPr>
        <w:t>の場合，または</w:t>
      </w:r>
      <w:commentRangeStart w:id="119"/>
      <w:r w:rsidR="00365CFD" w:rsidRPr="0066459A">
        <w:rPr>
          <w:rFonts w:ascii="Arial" w:eastAsia="HGSｺﾞｼｯｸM" w:hAnsi="Arial" w:cs="Arial"/>
          <w:b/>
          <w:bCs/>
          <w:szCs w:val="21"/>
        </w:rPr>
        <w:t>腔内弾道学</w:t>
      </w:r>
      <w:commentRangeEnd w:id="119"/>
      <w:r w:rsidR="00365CFD">
        <w:rPr>
          <w:rStyle w:val="aa"/>
          <w:rFonts w:ascii="Arial" w:eastAsia="HGSｺﾞｼｯｸM" w:hAnsi="Arial" w:cs="Arial"/>
          <w:b/>
          <w:bCs/>
          <w:sz w:val="21"/>
          <w:szCs w:val="21"/>
        </w:rPr>
        <w:commentReference w:id="119"/>
      </w:r>
      <w:r w:rsidR="00365CFD">
        <w:rPr>
          <w:rFonts w:ascii="Arial" w:eastAsia="HGSｺﾞｼｯｸM" w:hAnsi="Arial" w:cs="Arial"/>
          <w:b/>
          <w:bCs/>
          <w:szCs w:val="21"/>
        </w:rPr>
        <w:t>》</w:t>
      </w:r>
      <w:r w:rsidR="00365CFD" w:rsidRPr="004648C5">
        <w:rPr>
          <w:rFonts w:ascii="Arial" w:eastAsia="HGSｺﾞｼｯｸM" w:hAnsi="Arial" w:cs="Arial"/>
          <w:b/>
          <w:szCs w:val="21"/>
          <w:highlight w:val="yellow"/>
        </w:rPr>
        <w:t>。</w:t>
      </w:r>
      <w:r w:rsidR="00365CFD">
        <w:rPr>
          <w:rFonts w:ascii="Arial" w:eastAsia="HGSｺﾞｼｯｸM" w:hAnsi="Arial" w:cs="Arial" w:hint="eastAsia"/>
          <w:b/>
          <w:szCs w:val="21"/>
          <w:highlight w:val="yellow"/>
        </w:rPr>
        <w:t>，</w:t>
      </w:r>
      <w:r w:rsidR="00365CFD" w:rsidRPr="0066459A">
        <w:rPr>
          <w:rFonts w:ascii="Arial" w:eastAsia="HGSｺﾞｼｯｸM" w:hAnsi="Arial" w:cs="Arial"/>
          <w:szCs w:val="21"/>
        </w:rPr>
        <w:t>村上善男が</w:t>
      </w:r>
      <w:r w:rsidR="00365CFD" w:rsidRPr="0066459A">
        <w:rPr>
          <w:rFonts w:ascii="Arial" w:eastAsia="HGSｺﾞｼｯｸM" w:hAnsi="Arial" w:cs="Arial"/>
          <w:szCs w:val="21"/>
        </w:rPr>
        <w:t>1960</w:t>
      </w:r>
      <w:r w:rsidR="00365CFD" w:rsidRPr="0066459A">
        <w:rPr>
          <w:rFonts w:ascii="Arial" w:eastAsia="HGSｺﾞｼｯｸM" w:hAnsi="Arial" w:cs="Arial"/>
          <w:szCs w:val="21"/>
        </w:rPr>
        <w:t>年代に取り組んだのは、注射針や既製品を用いた</w:t>
      </w:r>
      <w:r w:rsidR="00365CFD" w:rsidRPr="0032423E">
        <w:rPr>
          <w:rFonts w:ascii="Arial" w:eastAsia="HGSｺﾞｼｯｸM" w:hAnsi="Arial" w:cs="Arial" w:hint="eastAsia"/>
          <w:szCs w:val="21"/>
          <w:highlight w:val="magenta"/>
          <w:rPrChange w:id="120" w:author="TRIVECTOR" w:date="2026-03-03T12:42:00Z" w16du:dateUtc="2026-03-03T03:42:00Z">
            <w:rPr>
              <w:rFonts w:ascii="Arial" w:eastAsia="HGSｺﾞｼｯｸM" w:hAnsi="Arial" w:cs="Arial" w:hint="eastAsia"/>
              <w:szCs w:val="21"/>
            </w:rPr>
          </w:rPrChange>
        </w:rPr>
        <w:t>アサンブラージュ</w:t>
      </w:r>
      <w:r w:rsidR="00365CFD" w:rsidRPr="0066459A">
        <w:rPr>
          <w:rFonts w:ascii="Arial" w:eastAsia="HGSｺﾞｼｯｸM" w:hAnsi="Arial" w:cs="Arial"/>
          <w:szCs w:val="21"/>
        </w:rPr>
        <w:t>でした。本作では注射針や写真フィルム保護用の黒いロール紙、ラジオのチューニングメーター等が画面に貼り付けられています。既製品の色や形、既製品に書かれた数字や文字は造形上のエレメントとして取り入れられ、絵画的に構成されますが、その理知的な造形性とは裏腹に、</w:t>
      </w:r>
      <w:r w:rsidR="00365CFD" w:rsidRPr="0032423E">
        <w:rPr>
          <w:rFonts w:ascii="Arial" w:eastAsia="HGSｺﾞｼｯｸM" w:hAnsi="Arial" w:cs="Arial" w:hint="eastAsia"/>
          <w:szCs w:val="21"/>
          <w:highlight w:val="magenta"/>
          <w:rPrChange w:id="121" w:author="TRIVECTOR" w:date="2026-03-03T12:42:00Z" w16du:dateUtc="2026-03-03T03:42:00Z">
            <w:rPr>
              <w:rFonts w:ascii="Arial" w:eastAsia="HGSｺﾞｼｯｸM" w:hAnsi="Arial" w:cs="Arial" w:hint="eastAsia"/>
              <w:szCs w:val="21"/>
            </w:rPr>
          </w:rPrChange>
        </w:rPr>
        <w:t>凸凹した樹脂や尖った</w:t>
      </w:r>
      <w:r w:rsidR="00365CFD" w:rsidRPr="0066459A">
        <w:rPr>
          <w:rFonts w:ascii="Arial" w:eastAsia="HGSｺﾞｼｯｸM" w:hAnsi="Arial" w:cs="Arial"/>
          <w:szCs w:val="21"/>
        </w:rPr>
        <w:t>注射針が実体として、生々しい感覚を呼び起こします。化学や物理学の専門用語を引用したタイトルもまた、造形イメージを構成する部分のひとつと言えるでしょう。</w:t>
      </w:r>
    </w:p>
    <w:p w14:paraId="0231B824" w14:textId="77777777" w:rsidR="00365CFD" w:rsidRDefault="00365CFD" w:rsidP="00365CFD">
      <w:pPr>
        <w:rPr>
          <w:rFonts w:ascii="Arial" w:eastAsia="HGSｺﾞｼｯｸM" w:hAnsi="Arial" w:cs="Arial"/>
          <w:szCs w:val="21"/>
        </w:rPr>
      </w:pPr>
    </w:p>
    <w:p w14:paraId="4871F4C0" w14:textId="77777777" w:rsidR="00365CFD" w:rsidRPr="0066459A" w:rsidRDefault="00365CFD" w:rsidP="00365CFD">
      <w:pPr>
        <w:rPr>
          <w:rFonts w:ascii="Arial" w:eastAsia="HGSｺﾞｼｯｸM" w:hAnsi="Arial" w:cs="Arial"/>
          <w:szCs w:val="21"/>
        </w:rPr>
      </w:pPr>
    </w:p>
    <w:p w14:paraId="7B647C10" w14:textId="321883DB" w:rsidR="00365CFD" w:rsidRPr="00AF2AB2" w:rsidRDefault="0032423E" w:rsidP="00365CFD">
      <w:pPr>
        <w:rPr>
          <w:rFonts w:ascii="Arial" w:eastAsia="HGSｺﾞｼｯｸM" w:hAnsi="Arial" w:cs="Arial"/>
          <w:b/>
          <w:bCs/>
          <w:szCs w:val="21"/>
        </w:rPr>
      </w:pPr>
      <w:ins w:id="122" w:author="TRIVECTOR" w:date="2026-03-03T12:37:00Z" w16du:dateUtc="2026-03-03T03:37:00Z">
        <w:r>
          <w:rPr>
            <w:rFonts w:ascii="Arial" w:eastAsia="HGSｺﾞｼｯｸM" w:hAnsi="Arial" w:cs="Arial" w:hint="eastAsia"/>
            <w:b/>
            <w:bCs/>
            <w:szCs w:val="21"/>
          </w:rPr>
          <w:t xml:space="preserve">32 </w:t>
        </w:r>
      </w:ins>
      <w:r w:rsidR="00365CFD" w:rsidRPr="0066459A">
        <w:rPr>
          <w:rFonts w:ascii="Arial" w:eastAsia="HGSｺﾞｼｯｸM" w:hAnsi="Arial" w:cs="Arial"/>
          <w:b/>
          <w:bCs/>
          <w:szCs w:val="21"/>
        </w:rPr>
        <w:t>岸田</w:t>
      </w:r>
      <w:r w:rsidR="00365CFD" w:rsidRPr="0032423E">
        <w:rPr>
          <w:rFonts w:ascii="Arial" w:eastAsia="HGSｺﾞｼｯｸM" w:hAnsi="Arial" w:cs="Arial" w:hint="eastAsia"/>
          <w:b/>
          <w:bCs/>
          <w:szCs w:val="21"/>
          <w:highlight w:val="magenta"/>
          <w:rPrChange w:id="123" w:author="TRIVECTOR" w:date="2026-03-03T12:42:00Z" w16du:dateUtc="2026-03-03T03:42:00Z">
            <w:rPr>
              <w:rFonts w:ascii="Arial" w:eastAsia="HGSｺﾞｼｯｸM" w:hAnsi="Arial" w:cs="Arial" w:hint="eastAsia"/>
              <w:b/>
              <w:bCs/>
              <w:szCs w:val="21"/>
            </w:rPr>
          </w:rPrChange>
        </w:rPr>
        <w:t>劉生</w:t>
      </w:r>
      <w:r w:rsidR="00365CFD" w:rsidRPr="00FA1ACE">
        <w:rPr>
          <w:rFonts w:ascii="Arial" w:eastAsia="HGSｺﾞｼｯｸM" w:hAnsi="Arial" w:cs="Arial" w:hint="eastAsia"/>
          <w:b/>
          <w:bCs/>
          <w:szCs w:val="21"/>
          <w:highlight w:val="yellow"/>
        </w:rPr>
        <w:t>，</w:t>
      </w:r>
      <w:r w:rsidR="00365CFD" w:rsidRPr="0066459A">
        <w:rPr>
          <w:rFonts w:ascii="Arial" w:eastAsia="HGSｺﾞｼｯｸM" w:hAnsi="Arial" w:cs="Arial" w:hint="eastAsia"/>
          <w:b/>
        </w:rPr>
        <w:t>作、</w:t>
      </w:r>
      <w:r w:rsidR="00365CFD" w:rsidRPr="0066459A">
        <w:rPr>
          <w:rFonts w:ascii="Arial" w:eastAsia="HGSｺﾞｼｯｸM" w:hAnsi="Arial" w:cs="Arial"/>
          <w:b/>
          <w:bCs/>
          <w:szCs w:val="21"/>
        </w:rPr>
        <w:t>《</w:t>
      </w:r>
      <w:r w:rsidR="00365CFD" w:rsidRPr="0032423E">
        <w:rPr>
          <w:rFonts w:ascii="Arial" w:eastAsia="HGSｺﾞｼｯｸM" w:hAnsi="Arial" w:cs="Arial" w:hint="eastAsia"/>
          <w:b/>
          <w:bCs/>
          <w:szCs w:val="21"/>
          <w:highlight w:val="magenta"/>
          <w:rPrChange w:id="124" w:author="TRIVECTOR" w:date="2026-03-03T12:42:00Z" w16du:dateUtc="2026-03-03T03:42:00Z">
            <w:rPr>
              <w:rFonts w:ascii="Arial" w:eastAsia="HGSｺﾞｼｯｸM" w:hAnsi="Arial" w:cs="Arial" w:hint="eastAsia"/>
              <w:b/>
              <w:bCs/>
              <w:szCs w:val="21"/>
            </w:rPr>
          </w:rPrChange>
        </w:rPr>
        <w:t>真田</w:t>
      </w:r>
      <w:commentRangeStart w:id="125"/>
      <w:r w:rsidR="00365CFD" w:rsidRPr="0032423E">
        <w:rPr>
          <w:rFonts w:ascii="Arial" w:eastAsia="HGSｺﾞｼｯｸM" w:hAnsi="Arial" w:cs="Arial" w:hint="eastAsia"/>
          <w:b/>
          <w:bCs/>
          <w:szCs w:val="21"/>
          <w:highlight w:val="magenta"/>
          <w:rPrChange w:id="126" w:author="TRIVECTOR" w:date="2026-03-03T12:42:00Z" w16du:dateUtc="2026-03-03T03:42:00Z">
            <w:rPr>
              <w:rFonts w:ascii="Arial" w:eastAsia="HGSｺﾞｼｯｸM" w:hAnsi="Arial" w:cs="Arial" w:hint="eastAsia"/>
              <w:b/>
              <w:bCs/>
              <w:szCs w:val="21"/>
            </w:rPr>
          </w:rPrChange>
        </w:rPr>
        <w:t>久吉</w:t>
      </w:r>
      <w:commentRangeEnd w:id="125"/>
      <w:r w:rsidR="00365CFD" w:rsidRPr="0032423E">
        <w:rPr>
          <w:rStyle w:val="aa"/>
          <w:rFonts w:ascii="Arial" w:eastAsia="HGSｺﾞｼｯｸM" w:hAnsi="Arial" w:cs="Arial" w:hint="eastAsia"/>
          <w:b/>
          <w:bCs/>
          <w:sz w:val="21"/>
          <w:szCs w:val="21"/>
          <w:highlight w:val="magenta"/>
          <w:rPrChange w:id="127" w:author="TRIVECTOR" w:date="2026-03-03T12:42:00Z" w16du:dateUtc="2026-03-03T03:42:00Z">
            <w:rPr>
              <w:rStyle w:val="aa"/>
              <w:rFonts w:ascii="Arial" w:eastAsia="HGSｺﾞｼｯｸM" w:hAnsi="Arial" w:cs="Arial" w:hint="eastAsia"/>
              <w:b/>
              <w:bCs/>
              <w:sz w:val="21"/>
              <w:szCs w:val="21"/>
            </w:rPr>
          </w:rPrChange>
        </w:rPr>
        <w:commentReference w:id="125"/>
      </w:r>
      <w:r w:rsidR="00365CFD" w:rsidRPr="0032423E">
        <w:rPr>
          <w:rFonts w:ascii="Arial" w:eastAsia="HGSｺﾞｼｯｸM" w:hAnsi="Arial" w:cs="Arial" w:hint="eastAsia"/>
          <w:b/>
          <w:bCs/>
          <w:szCs w:val="21"/>
          <w:highlight w:val="magenta"/>
          <w:rPrChange w:id="128" w:author="TRIVECTOR" w:date="2026-03-03T12:42:00Z" w16du:dateUtc="2026-03-03T03:42:00Z">
            <w:rPr>
              <w:rFonts w:ascii="Arial" w:eastAsia="HGSｺﾞｼｯｸM" w:hAnsi="Arial" w:cs="Arial" w:hint="eastAsia"/>
              <w:b/>
              <w:bCs/>
              <w:szCs w:val="21"/>
            </w:rPr>
          </w:rPrChange>
        </w:rPr>
        <w:t>氏像</w:t>
      </w:r>
      <w:r w:rsidR="00365CFD">
        <w:rPr>
          <w:rFonts w:ascii="Arial" w:eastAsia="HGSｺﾞｼｯｸM" w:hAnsi="Arial" w:cs="Arial"/>
          <w:b/>
          <w:bCs/>
          <w:szCs w:val="21"/>
        </w:rPr>
        <w:t>》</w:t>
      </w:r>
      <w:r w:rsidR="00365CFD" w:rsidRPr="004648C5">
        <w:rPr>
          <w:rFonts w:ascii="Arial" w:eastAsia="HGSｺﾞｼｯｸM" w:hAnsi="Arial" w:cs="Arial"/>
          <w:b/>
          <w:szCs w:val="21"/>
          <w:highlight w:val="yellow"/>
        </w:rPr>
        <w:t>。</w:t>
      </w:r>
      <w:r w:rsidR="00365CFD">
        <w:rPr>
          <w:rFonts w:ascii="Arial" w:eastAsia="HGSｺﾞｼｯｸM" w:hAnsi="Arial" w:cs="Arial" w:hint="eastAsia"/>
          <w:b/>
          <w:szCs w:val="21"/>
          <w:highlight w:val="yellow"/>
        </w:rPr>
        <w:t>，</w:t>
      </w:r>
      <w:r w:rsidR="00365CFD" w:rsidRPr="0066459A">
        <w:rPr>
          <w:rFonts w:ascii="Arial" w:eastAsia="HGSｺﾞｼｯｸM" w:hAnsi="Arial" w:cs="Arial"/>
          <w:szCs w:val="21"/>
        </w:rPr>
        <w:t>粗く素早いタッチで相手の特徴を捉えています。モデ</w:t>
      </w:r>
      <w:r w:rsidR="00365CFD" w:rsidRPr="0066459A">
        <w:rPr>
          <w:rFonts w:ascii="Arial" w:eastAsia="HGSｺﾞｼｯｸM" w:hAnsi="Arial" w:cs="Arial"/>
          <w:szCs w:val="21"/>
        </w:rPr>
        <w:lastRenderedPageBreak/>
        <w:t>ルとなった</w:t>
      </w:r>
      <w:r w:rsidR="00365CFD" w:rsidRPr="00356D77">
        <w:rPr>
          <w:rFonts w:ascii="Arial" w:eastAsia="HGSｺﾞｼｯｸM" w:hAnsi="Arial" w:cs="Arial" w:hint="eastAsia"/>
          <w:szCs w:val="21"/>
          <w:highlight w:val="magenta"/>
          <w:rPrChange w:id="129" w:author="TRIVECTOR" w:date="2026-03-03T15:28:00Z" w16du:dateUtc="2026-03-03T06:28:00Z">
            <w:rPr>
              <w:rFonts w:ascii="Arial" w:eastAsia="HGSｺﾞｼｯｸM" w:hAnsi="Arial" w:cs="Arial" w:hint="eastAsia"/>
              <w:szCs w:val="21"/>
            </w:rPr>
          </w:rPrChange>
        </w:rPr>
        <w:t>真田久吉</w:t>
      </w:r>
      <w:r w:rsidR="00365CFD" w:rsidRPr="0066459A">
        <w:rPr>
          <w:rFonts w:ascii="Arial" w:eastAsia="HGSｺﾞｼｯｸM" w:hAnsi="Arial" w:cs="Arial"/>
          <w:szCs w:val="21"/>
        </w:rPr>
        <w:t>と岸田劉生はともに、ゴッホやセザンヌに影響を受けた若い画家たちが</w:t>
      </w:r>
      <w:r w:rsidR="00365CFD" w:rsidRPr="0066459A">
        <w:rPr>
          <w:rFonts w:ascii="Arial" w:eastAsia="HGSｺﾞｼｯｸM" w:hAnsi="Arial" w:cs="Arial"/>
          <w:szCs w:val="21"/>
        </w:rPr>
        <w:t>1912</w:t>
      </w:r>
      <w:r w:rsidR="00365CFD" w:rsidRPr="0066459A">
        <w:rPr>
          <w:rFonts w:ascii="Arial" w:eastAsia="HGSｺﾞｼｯｸM" w:hAnsi="Arial" w:cs="Arial"/>
          <w:szCs w:val="21"/>
        </w:rPr>
        <w:t>年に結成した、ヒュウザン会のメンバーでした。</w:t>
      </w:r>
      <w:r w:rsidR="00365CFD" w:rsidRPr="00FA1ACE">
        <w:rPr>
          <w:rFonts w:ascii="Arial" w:eastAsia="HGSｺﾞｼｯｸM" w:hAnsi="Arial" w:cs="Arial" w:hint="eastAsia"/>
          <w:b/>
          <w:bCs/>
          <w:szCs w:val="21"/>
          <w:highlight w:val="yellow"/>
        </w:rPr>
        <w:t>，</w:t>
      </w:r>
      <w:r w:rsidR="00365CFD" w:rsidRPr="0066459A">
        <w:rPr>
          <w:rFonts w:ascii="Arial" w:eastAsia="HGSｺﾞｼｯｸM" w:hAnsi="Arial" w:cs="Arial"/>
          <w:szCs w:val="21"/>
        </w:rPr>
        <w:t>劉生はこの頃、家に訪ねて来た友人をつかまえては絵のモデルをさせたことから、岸田の首狩りと恐れられました。本作品は</w:t>
      </w:r>
      <w:r w:rsidR="00365CFD" w:rsidRPr="00E57C5E">
        <w:rPr>
          <w:rFonts w:ascii="Arial" w:eastAsia="HGSｺﾞｼｯｸM" w:hAnsi="Arial" w:cs="Arial" w:hint="eastAsia"/>
          <w:szCs w:val="21"/>
          <w:highlight w:val="yellow"/>
        </w:rPr>
        <w:t>，</w:t>
      </w:r>
      <w:r w:rsidR="00365CFD" w:rsidRPr="0066459A">
        <w:rPr>
          <w:rFonts w:ascii="Arial" w:eastAsia="HGSｺﾞｼｯｸM" w:hAnsi="Arial" w:cs="Arial"/>
          <w:szCs w:val="21"/>
        </w:rPr>
        <w:t>首狩りの最初期の一点で、ポスト印象派の影響を示しつつも、色彩を抑え、陰影と量感で対象を捉えることで、実在感を表現しています。この後まもなく劉生は、写実の追求へと進みますが、本作はその転換点に位置する貴重な作例です。</w:t>
      </w:r>
    </w:p>
    <w:p w14:paraId="58F86401" w14:textId="77777777" w:rsidR="00365CFD" w:rsidRDefault="00365CFD" w:rsidP="00365CFD">
      <w:pPr>
        <w:rPr>
          <w:rFonts w:ascii="Arial" w:eastAsia="HGSｺﾞｼｯｸM" w:hAnsi="Arial" w:cs="Arial"/>
          <w:szCs w:val="21"/>
        </w:rPr>
      </w:pPr>
    </w:p>
    <w:p w14:paraId="4C214D4F" w14:textId="77777777" w:rsidR="00365CFD" w:rsidRDefault="00365CFD" w:rsidP="00365CFD">
      <w:pPr>
        <w:rPr>
          <w:rFonts w:ascii="Arial" w:eastAsia="HGSｺﾞｼｯｸM" w:hAnsi="Arial" w:cs="Arial"/>
          <w:szCs w:val="21"/>
        </w:rPr>
      </w:pPr>
    </w:p>
    <w:p w14:paraId="0469DDBB" w14:textId="64861DDC" w:rsidR="00365CFD" w:rsidRPr="0066459A" w:rsidRDefault="0032423E" w:rsidP="00365CFD">
      <w:pPr>
        <w:rPr>
          <w:rFonts w:ascii="Arial" w:eastAsia="HGSｺﾞｼｯｸM" w:hAnsi="Arial" w:cs="Arial"/>
          <w:szCs w:val="21"/>
        </w:rPr>
      </w:pPr>
      <w:ins w:id="130" w:author="TRIVECTOR" w:date="2026-03-03T12:37:00Z" w16du:dateUtc="2026-03-03T03:37:00Z">
        <w:r>
          <w:rPr>
            <w:rFonts w:ascii="Arial" w:eastAsia="HGSｺﾞｼｯｸM" w:hAnsi="Arial" w:cs="Arial" w:hint="eastAsia"/>
            <w:b/>
            <w:bCs/>
            <w:szCs w:val="21"/>
          </w:rPr>
          <w:t xml:space="preserve">33 </w:t>
        </w:r>
      </w:ins>
      <w:r w:rsidR="00365CFD" w:rsidRPr="00356D77">
        <w:rPr>
          <w:rFonts w:ascii="Arial" w:eastAsia="HGSｺﾞｼｯｸM" w:hAnsi="Arial" w:cs="Arial" w:hint="eastAsia"/>
          <w:b/>
          <w:bCs/>
          <w:szCs w:val="21"/>
          <w:highlight w:val="magenta"/>
          <w:rPrChange w:id="131" w:author="TRIVECTOR" w:date="2026-03-03T15:29:00Z" w16du:dateUtc="2026-03-03T06:29:00Z">
            <w:rPr>
              <w:rFonts w:ascii="Arial" w:eastAsia="HGSｺﾞｼｯｸM" w:hAnsi="Arial" w:cs="Arial" w:hint="eastAsia"/>
              <w:b/>
              <w:bCs/>
              <w:szCs w:val="21"/>
            </w:rPr>
          </w:rPrChange>
        </w:rPr>
        <w:t>佐藤一郎</w:t>
      </w:r>
      <w:r w:rsidR="00365CFD" w:rsidRPr="00FA1ACE">
        <w:rPr>
          <w:rFonts w:ascii="Arial" w:eastAsia="HGSｺﾞｼｯｸM" w:hAnsi="Arial" w:cs="Arial" w:hint="eastAsia"/>
          <w:b/>
          <w:bCs/>
          <w:szCs w:val="21"/>
          <w:highlight w:val="yellow"/>
        </w:rPr>
        <w:t>，</w:t>
      </w:r>
      <w:r w:rsidR="00365CFD" w:rsidRPr="0066459A">
        <w:rPr>
          <w:rFonts w:ascii="Arial" w:eastAsia="HGSｺﾞｼｯｸM" w:hAnsi="Arial" w:cs="Arial" w:hint="eastAsia"/>
          <w:b/>
        </w:rPr>
        <w:t>作、</w:t>
      </w:r>
      <w:r w:rsidR="00365CFD" w:rsidRPr="0066459A">
        <w:rPr>
          <w:rFonts w:ascii="Arial" w:eastAsia="HGSｺﾞｼｯｸM" w:hAnsi="Arial" w:cs="Arial"/>
          <w:b/>
          <w:bCs/>
          <w:szCs w:val="21"/>
        </w:rPr>
        <w:t>《山越のぬい</w:t>
      </w:r>
      <w:r w:rsidR="00365CFD">
        <w:rPr>
          <w:rFonts w:ascii="Arial" w:eastAsia="HGSｺﾞｼｯｸM" w:hAnsi="Arial" w:cs="Arial"/>
          <w:b/>
          <w:bCs/>
          <w:szCs w:val="21"/>
        </w:rPr>
        <w:t>》</w:t>
      </w:r>
      <w:r w:rsidR="00365CFD" w:rsidRPr="004648C5">
        <w:rPr>
          <w:rFonts w:ascii="Arial" w:eastAsia="HGSｺﾞｼｯｸM" w:hAnsi="Arial" w:cs="Arial"/>
          <w:b/>
          <w:szCs w:val="21"/>
          <w:highlight w:val="yellow"/>
        </w:rPr>
        <w:t>。</w:t>
      </w:r>
      <w:r w:rsidR="00365CFD">
        <w:rPr>
          <w:rFonts w:ascii="Arial" w:eastAsia="HGSｺﾞｼｯｸM" w:hAnsi="Arial" w:cs="Arial" w:hint="eastAsia"/>
          <w:b/>
          <w:szCs w:val="21"/>
          <w:highlight w:val="yellow"/>
        </w:rPr>
        <w:t>，</w:t>
      </w:r>
      <w:r w:rsidR="00365CFD" w:rsidRPr="0066459A">
        <w:rPr>
          <w:rFonts w:ascii="Arial" w:eastAsia="HGSｺﾞｼｯｸM" w:hAnsi="Arial" w:cs="Arial"/>
          <w:szCs w:val="21"/>
        </w:rPr>
        <w:t>密度の高い色彩が印象的な本作品は、作者が西ドイツに留学し、西洋の古典技法である卵テンペラと油彩の混合技法を本格的に研究し始めた頃に制作されました。日本の古典的な</w:t>
      </w:r>
      <w:commentRangeStart w:id="132"/>
      <w:r w:rsidR="00365CFD" w:rsidRPr="0066459A">
        <w:rPr>
          <w:rFonts w:ascii="Arial" w:eastAsia="HGSｺﾞｼｯｸM" w:hAnsi="Arial" w:cs="Arial"/>
          <w:szCs w:val="21"/>
        </w:rPr>
        <w:t>仏画</w:t>
      </w:r>
      <w:commentRangeEnd w:id="132"/>
      <w:r w:rsidR="00365CFD" w:rsidRPr="0066459A">
        <w:rPr>
          <w:rStyle w:val="aa"/>
          <w:rFonts w:ascii="Arial" w:eastAsia="HGSｺﾞｼｯｸM" w:hAnsi="Arial" w:cs="Arial"/>
          <w:sz w:val="21"/>
          <w:szCs w:val="21"/>
        </w:rPr>
        <w:commentReference w:id="132"/>
      </w:r>
      <w:r w:rsidR="00365CFD" w:rsidRPr="0066459A">
        <w:rPr>
          <w:rFonts w:ascii="Arial" w:eastAsia="HGSｺﾞｼｯｸM" w:hAnsi="Arial" w:cs="Arial"/>
          <w:szCs w:val="21"/>
        </w:rPr>
        <w:t>の</w:t>
      </w:r>
      <w:r w:rsidR="00365CFD" w:rsidRPr="00E61DDA">
        <w:rPr>
          <w:rFonts w:ascii="Arial" w:eastAsia="HGSｺﾞｼｯｸM" w:hAnsi="Arial" w:cs="Arial" w:hint="eastAsia"/>
          <w:szCs w:val="21"/>
          <w:highlight w:val="yellow"/>
        </w:rPr>
        <w:t>，</w:t>
      </w:r>
      <w:commentRangeStart w:id="133"/>
      <w:r w:rsidR="00365CFD" w:rsidRPr="0066459A">
        <w:rPr>
          <w:rFonts w:ascii="Arial" w:eastAsia="HGSｺﾞｼｯｸM" w:hAnsi="Arial" w:cs="Arial"/>
          <w:szCs w:val="21"/>
        </w:rPr>
        <w:t>山越阿弥陀図</w:t>
      </w:r>
      <w:commentRangeEnd w:id="133"/>
      <w:r w:rsidR="00365CFD" w:rsidRPr="0066459A">
        <w:rPr>
          <w:rStyle w:val="aa"/>
          <w:rFonts w:ascii="Arial" w:eastAsia="HGSｺﾞｼｯｸM" w:hAnsi="Arial" w:cs="Arial"/>
          <w:sz w:val="21"/>
          <w:szCs w:val="21"/>
        </w:rPr>
        <w:commentReference w:id="133"/>
      </w:r>
      <w:r w:rsidR="00365CFD" w:rsidRPr="0066459A">
        <w:rPr>
          <w:rFonts w:ascii="Arial" w:eastAsia="HGSｺﾞｼｯｸM" w:hAnsi="Arial" w:cs="Arial"/>
          <w:szCs w:val="21"/>
        </w:rPr>
        <w:t>のかたちをかり、長女のぬいを阿弥陀に見立てて描いたものです。山越阿弥陀図は本来、臨終の儀式に用いられる</w:t>
      </w:r>
      <w:commentRangeStart w:id="134"/>
      <w:r w:rsidR="00365CFD" w:rsidRPr="0066459A">
        <w:rPr>
          <w:rFonts w:ascii="Arial" w:eastAsia="HGSｺﾞｼｯｸM" w:hAnsi="Arial" w:cs="Arial"/>
          <w:szCs w:val="21"/>
        </w:rPr>
        <w:t>阿弥陀来迎図</w:t>
      </w:r>
      <w:commentRangeEnd w:id="134"/>
      <w:r w:rsidR="00365CFD" w:rsidRPr="0066459A">
        <w:rPr>
          <w:rStyle w:val="aa"/>
          <w:rFonts w:ascii="Arial" w:eastAsia="HGSｺﾞｼｯｸM" w:hAnsi="Arial" w:cs="Arial"/>
          <w:sz w:val="21"/>
          <w:szCs w:val="21"/>
        </w:rPr>
        <w:commentReference w:id="134"/>
      </w:r>
      <w:r w:rsidR="00365CFD" w:rsidRPr="0066459A">
        <w:rPr>
          <w:rFonts w:ascii="Arial" w:eastAsia="HGSｺﾞｼｯｸM" w:hAnsi="Arial" w:cs="Arial"/>
          <w:szCs w:val="21"/>
        </w:rPr>
        <w:t>のひとつですが、佐藤はこれを</w:t>
      </w:r>
      <w:r w:rsidR="00365CFD" w:rsidRPr="00E61DDA">
        <w:rPr>
          <w:rFonts w:ascii="Arial" w:eastAsia="HGSｺﾞｼｯｸM" w:hAnsi="Arial" w:cs="Arial" w:hint="eastAsia"/>
          <w:szCs w:val="21"/>
          <w:highlight w:val="yellow"/>
        </w:rPr>
        <w:t>，</w:t>
      </w:r>
      <w:r w:rsidR="00365CFD" w:rsidRPr="0066459A">
        <w:rPr>
          <w:rFonts w:ascii="Arial" w:eastAsia="HGSｺﾞｼｯｸM" w:hAnsi="Arial" w:cs="Arial"/>
          <w:szCs w:val="21"/>
        </w:rPr>
        <w:t>人が死ぬと同時に新たに生まれ変わるという絵画ではないか</w:t>
      </w:r>
      <w:r w:rsidR="00365CFD" w:rsidRPr="00E61DDA">
        <w:rPr>
          <w:rFonts w:ascii="Arial" w:eastAsia="HGSｺﾞｼｯｸM" w:hAnsi="Arial" w:cs="Arial" w:hint="eastAsia"/>
          <w:szCs w:val="21"/>
          <w:highlight w:val="yellow"/>
        </w:rPr>
        <w:t>，</w:t>
      </w:r>
      <w:r w:rsidR="00365CFD" w:rsidRPr="0066459A">
        <w:rPr>
          <w:rFonts w:ascii="Arial" w:eastAsia="HGSｺﾞｼｯｸM" w:hAnsi="Arial" w:cs="Arial"/>
          <w:szCs w:val="21"/>
        </w:rPr>
        <w:t>と解釈し、生まれたばかりの愛娘を主題にしました。西洋と日本の絵画の伝統を活かして描かれた、幻想的な誕生図です。</w:t>
      </w:r>
    </w:p>
    <w:p w14:paraId="6C6C0FE5" w14:textId="77777777" w:rsidR="00365CFD" w:rsidRDefault="00365CFD" w:rsidP="00365CFD">
      <w:pPr>
        <w:rPr>
          <w:rFonts w:ascii="Arial" w:eastAsia="HGSｺﾞｼｯｸM" w:hAnsi="Arial" w:cs="Arial"/>
          <w:szCs w:val="21"/>
        </w:rPr>
      </w:pPr>
    </w:p>
    <w:p w14:paraId="08AAB08B" w14:textId="77777777" w:rsidR="00365CFD" w:rsidRDefault="00365CFD" w:rsidP="00365CFD">
      <w:pPr>
        <w:rPr>
          <w:rFonts w:ascii="Arial" w:eastAsia="HGSｺﾞｼｯｸM" w:hAnsi="Arial" w:cs="Arial"/>
          <w:szCs w:val="21"/>
        </w:rPr>
      </w:pPr>
    </w:p>
    <w:p w14:paraId="32AB7123" w14:textId="670341F0" w:rsidR="00365CFD" w:rsidRPr="008752A8" w:rsidRDefault="0032423E" w:rsidP="00365CFD">
      <w:pPr>
        <w:rPr>
          <w:rFonts w:ascii="Arial" w:eastAsia="HGSｺﾞｼｯｸM" w:hAnsi="Arial" w:cs="Arial"/>
          <w:b/>
          <w:bCs/>
          <w:szCs w:val="21"/>
        </w:rPr>
      </w:pPr>
      <w:ins w:id="135" w:author="TRIVECTOR" w:date="2026-03-03T12:37:00Z" w16du:dateUtc="2026-03-03T03:37:00Z">
        <w:r>
          <w:rPr>
            <w:rFonts w:ascii="Arial" w:eastAsia="HGSｺﾞｼｯｸM" w:hAnsi="Arial" w:cs="Arial" w:hint="eastAsia"/>
            <w:b/>
            <w:bCs/>
            <w:szCs w:val="21"/>
          </w:rPr>
          <w:t xml:space="preserve">34 </w:t>
        </w:r>
      </w:ins>
      <w:commentRangeStart w:id="136"/>
      <w:r w:rsidR="00365CFD" w:rsidRPr="00356D77">
        <w:rPr>
          <w:rFonts w:ascii="Arial" w:eastAsia="HGSｺﾞｼｯｸM" w:hAnsi="Arial" w:cs="Arial" w:hint="eastAsia"/>
          <w:b/>
          <w:bCs/>
          <w:szCs w:val="21"/>
          <w:highlight w:val="magenta"/>
          <w:rPrChange w:id="137" w:author="TRIVECTOR" w:date="2026-03-03T15:30:00Z" w16du:dateUtc="2026-03-03T06:30:00Z">
            <w:rPr>
              <w:rFonts w:ascii="Arial" w:eastAsia="HGSｺﾞｼｯｸM" w:hAnsi="Arial" w:cs="Arial" w:hint="eastAsia"/>
              <w:b/>
              <w:bCs/>
              <w:szCs w:val="21"/>
            </w:rPr>
          </w:rPrChange>
        </w:rPr>
        <w:t>洲之内徹</w:t>
      </w:r>
      <w:commentRangeEnd w:id="136"/>
      <w:r w:rsidR="00365CFD" w:rsidRPr="00356D77">
        <w:rPr>
          <w:rStyle w:val="aa"/>
          <w:rFonts w:ascii="Arial" w:eastAsia="HGSｺﾞｼｯｸM" w:hAnsi="Arial" w:cs="Arial" w:hint="eastAsia"/>
          <w:b/>
          <w:sz w:val="21"/>
          <w:szCs w:val="21"/>
          <w:highlight w:val="magenta"/>
          <w:rPrChange w:id="138" w:author="TRIVECTOR" w:date="2026-03-03T15:30:00Z" w16du:dateUtc="2026-03-03T06:30:00Z">
            <w:rPr>
              <w:rStyle w:val="aa"/>
              <w:rFonts w:ascii="Arial" w:eastAsia="HGSｺﾞｼｯｸM" w:hAnsi="Arial" w:cs="Arial" w:hint="eastAsia"/>
              <w:b/>
              <w:sz w:val="21"/>
              <w:szCs w:val="21"/>
              <w:highlight w:val="yellow"/>
            </w:rPr>
          </w:rPrChange>
        </w:rPr>
        <w:commentReference w:id="136"/>
      </w:r>
      <w:r w:rsidR="00365CFD" w:rsidRPr="00356D77">
        <w:rPr>
          <w:rFonts w:ascii="Arial" w:eastAsia="HGSｺﾞｼｯｸM" w:hAnsi="Arial" w:cs="Arial" w:hint="eastAsia"/>
          <w:b/>
          <w:szCs w:val="21"/>
          <w:highlight w:val="magenta"/>
          <w:rPrChange w:id="139" w:author="TRIVECTOR" w:date="2026-03-03T15:30:00Z" w16du:dateUtc="2026-03-03T06:30:00Z">
            <w:rPr>
              <w:rFonts w:ascii="Arial" w:eastAsia="HGSｺﾞｼｯｸM" w:hAnsi="Arial" w:cs="Arial" w:hint="eastAsia"/>
              <w:b/>
              <w:szCs w:val="21"/>
              <w:highlight w:val="yellow"/>
            </w:rPr>
          </w:rPrChange>
        </w:rPr>
        <w:t>。，</w:t>
      </w:r>
      <w:r w:rsidR="00365CFD" w:rsidRPr="0066459A">
        <w:rPr>
          <w:rFonts w:ascii="Arial" w:eastAsia="HGSｺﾞｼｯｸM" w:hAnsi="Arial" w:cs="Arial"/>
          <w:szCs w:val="21"/>
        </w:rPr>
        <w:t>松山市生まれ。東京美術学校</w:t>
      </w:r>
      <w:r w:rsidR="00365CFD" w:rsidRPr="00AE2F7E">
        <w:rPr>
          <w:rFonts w:ascii="Arial" w:eastAsia="HGSｺﾞｼｯｸM" w:hAnsi="Arial" w:cs="Arial" w:hint="eastAsia"/>
          <w:szCs w:val="21"/>
          <w:highlight w:val="yellow"/>
        </w:rPr>
        <w:t>，</w:t>
      </w:r>
      <w:r w:rsidR="00365CFD" w:rsidRPr="006026FA">
        <w:rPr>
          <w:rFonts w:ascii="Arial" w:eastAsia="HGSｺﾞｼｯｸM" w:hAnsi="Arial" w:cs="Arial"/>
          <w:szCs w:val="21"/>
          <w:highlight w:val="yellow"/>
        </w:rPr>
        <w:t>現</w:t>
      </w:r>
      <w:r w:rsidR="00365CFD" w:rsidRPr="006026FA">
        <w:rPr>
          <w:rFonts w:ascii="Arial" w:eastAsia="HGSｺﾞｼｯｸM" w:hAnsi="Arial" w:cs="Arial" w:hint="eastAsia"/>
          <w:szCs w:val="21"/>
          <w:highlight w:val="yellow"/>
        </w:rPr>
        <w:t>在の</w:t>
      </w:r>
      <w:r w:rsidR="00365CFD" w:rsidRPr="0066459A">
        <w:rPr>
          <w:rFonts w:ascii="Arial" w:eastAsia="HGSｺﾞｼｯｸM" w:hAnsi="Arial" w:cs="Arial"/>
          <w:szCs w:val="21"/>
        </w:rPr>
        <w:t>東京藝術</w:t>
      </w:r>
      <w:r w:rsidR="00365CFD" w:rsidRPr="00356D77">
        <w:rPr>
          <w:rFonts w:ascii="Arial" w:eastAsia="HGSｺﾞｼｯｸM" w:hAnsi="Arial" w:cs="Arial" w:hint="eastAsia"/>
          <w:szCs w:val="21"/>
          <w:highlight w:val="magenta"/>
          <w:rPrChange w:id="140" w:author="TRIVECTOR" w:date="2026-03-03T15:30:00Z" w16du:dateUtc="2026-03-03T06:30:00Z">
            <w:rPr>
              <w:rFonts w:ascii="Arial" w:eastAsia="HGSｺﾞｼｯｸM" w:hAnsi="Arial" w:cs="Arial" w:hint="eastAsia"/>
              <w:szCs w:val="21"/>
            </w:rPr>
          </w:rPrChange>
        </w:rPr>
        <w:t>大学</w:t>
      </w:r>
      <w:r w:rsidR="00365CFD" w:rsidRPr="00BC2F14">
        <w:rPr>
          <w:rFonts w:ascii="Arial" w:eastAsia="HGSｺﾞｼｯｸM" w:hAnsi="Arial" w:cs="Arial" w:hint="eastAsia"/>
          <w:szCs w:val="21"/>
          <w:highlight w:val="yellow"/>
        </w:rPr>
        <w:t>，</w:t>
      </w:r>
      <w:r w:rsidR="00365CFD" w:rsidRPr="0066459A">
        <w:rPr>
          <w:rFonts w:ascii="Arial" w:eastAsia="HGSｺﾞｼｯｸM" w:hAnsi="Arial" w:cs="Arial"/>
          <w:szCs w:val="21"/>
        </w:rPr>
        <w:t>建築科在学中、左翼運動に加わって検挙され、同校を退学となる。戦時中は軍</w:t>
      </w:r>
      <w:r w:rsidR="00365CFD" w:rsidRPr="00356D77">
        <w:rPr>
          <w:rFonts w:ascii="Arial" w:eastAsia="HGSｺﾞｼｯｸM" w:hAnsi="Arial" w:cs="Arial" w:hint="eastAsia"/>
          <w:szCs w:val="21"/>
          <w:highlight w:val="magenta"/>
          <w:rPrChange w:id="141" w:author="TRIVECTOR" w:date="2026-03-03T15:30:00Z" w16du:dateUtc="2026-03-03T06:30:00Z">
            <w:rPr>
              <w:rFonts w:ascii="Arial" w:eastAsia="HGSｺﾞｼｯｸM" w:hAnsi="Arial" w:cs="Arial" w:hint="eastAsia"/>
              <w:szCs w:val="21"/>
            </w:rPr>
          </w:rPrChange>
        </w:rPr>
        <w:t>嘱託</w:t>
      </w:r>
      <w:r w:rsidR="00365CFD" w:rsidRPr="0066459A">
        <w:rPr>
          <w:rFonts w:ascii="Arial" w:eastAsia="HGSｺﾞｼｯｸM" w:hAnsi="Arial" w:cs="Arial"/>
          <w:szCs w:val="21"/>
        </w:rPr>
        <w:t>として中国に渡り、対共産党工作の任務につく。帰国後小説を書き始め、芥川賞候補にも</w:t>
      </w:r>
      <w:commentRangeStart w:id="142"/>
      <w:r w:rsidR="00365CFD" w:rsidRPr="0066459A">
        <w:rPr>
          <w:rFonts w:ascii="Arial" w:eastAsia="HGSｺﾞｼｯｸM" w:hAnsi="Arial" w:cs="Arial"/>
          <w:szCs w:val="21"/>
        </w:rPr>
        <w:t>三度</w:t>
      </w:r>
      <w:commentRangeEnd w:id="142"/>
      <w:r w:rsidR="00356D77" w:rsidRPr="0066459A">
        <w:rPr>
          <w:rStyle w:val="aa"/>
          <w:rFonts w:ascii="Arial" w:eastAsia="HGSｺﾞｼｯｸM" w:hAnsi="Arial" w:cs="Arial"/>
          <w:sz w:val="21"/>
          <w:szCs w:val="21"/>
        </w:rPr>
        <w:commentReference w:id="142"/>
      </w:r>
      <w:r w:rsidR="00365CFD" w:rsidRPr="0066459A">
        <w:rPr>
          <w:rFonts w:ascii="Arial" w:eastAsia="HGSｺﾞｼｯｸM" w:hAnsi="Arial" w:cs="Arial"/>
          <w:szCs w:val="21"/>
        </w:rPr>
        <w:t>挙げられたが受賞することはなかった。</w:t>
      </w:r>
      <w:r w:rsidR="00365CFD" w:rsidRPr="0066459A">
        <w:rPr>
          <w:rFonts w:ascii="Arial" w:eastAsia="HGSｺﾞｼｯｸM" w:hAnsi="Arial" w:cs="Arial"/>
          <w:szCs w:val="21"/>
        </w:rPr>
        <w:t>1959</w:t>
      </w:r>
      <w:r w:rsidR="00365CFD" w:rsidRPr="0066459A">
        <w:rPr>
          <w:rFonts w:ascii="Arial" w:eastAsia="HGSｺﾞｼｯｸM" w:hAnsi="Arial" w:cs="Arial"/>
          <w:szCs w:val="21"/>
        </w:rPr>
        <w:t>年、戦時中に知り合った作家の</w:t>
      </w:r>
      <w:commentRangeStart w:id="143"/>
      <w:r w:rsidR="00365CFD" w:rsidRPr="0066459A">
        <w:rPr>
          <w:rFonts w:ascii="Arial" w:eastAsia="HGSｺﾞｼｯｸM" w:hAnsi="Arial" w:cs="Arial"/>
          <w:szCs w:val="21"/>
        </w:rPr>
        <w:t>田村泰次郎</w:t>
      </w:r>
      <w:commentRangeEnd w:id="143"/>
      <w:r w:rsidR="00365CFD" w:rsidRPr="0066459A">
        <w:rPr>
          <w:rStyle w:val="aa"/>
          <w:rFonts w:ascii="Arial" w:eastAsia="HGSｺﾞｼｯｸM" w:hAnsi="Arial" w:cs="Arial"/>
          <w:sz w:val="21"/>
          <w:szCs w:val="21"/>
        </w:rPr>
        <w:commentReference w:id="143"/>
      </w:r>
      <w:r w:rsidR="00365CFD" w:rsidRPr="0066459A">
        <w:rPr>
          <w:rFonts w:ascii="Arial" w:eastAsia="HGSｺﾞｼｯｸM" w:hAnsi="Arial" w:cs="Arial"/>
          <w:szCs w:val="21"/>
        </w:rPr>
        <w:t>の現代画廊に入社し、</w:t>
      </w:r>
      <w:r w:rsidR="00365CFD" w:rsidRPr="0066459A">
        <w:rPr>
          <w:rFonts w:ascii="Arial" w:eastAsia="HGSｺﾞｼｯｸM" w:hAnsi="Arial" w:cs="Arial"/>
          <w:szCs w:val="21"/>
        </w:rPr>
        <w:t>1961</w:t>
      </w:r>
      <w:r w:rsidR="00365CFD" w:rsidRPr="0066459A">
        <w:rPr>
          <w:rFonts w:ascii="Arial" w:eastAsia="HGSｺﾞｼｯｸM" w:hAnsi="Arial" w:cs="Arial"/>
          <w:szCs w:val="21"/>
        </w:rPr>
        <w:t>年からはその経営を引き継いで、個性あふれる数多くの作家を紹介した。</w:t>
      </w:r>
      <w:r w:rsidR="00365CFD" w:rsidRPr="0066459A">
        <w:rPr>
          <w:rFonts w:ascii="Arial" w:eastAsia="HGSｺﾞｼｯｸM" w:hAnsi="Arial" w:cs="Arial"/>
          <w:szCs w:val="21"/>
        </w:rPr>
        <w:t>1974</w:t>
      </w:r>
      <w:r w:rsidR="00365CFD" w:rsidRPr="0066459A">
        <w:rPr>
          <w:rFonts w:ascii="Arial" w:eastAsia="HGSｺﾞｼｯｸM" w:hAnsi="Arial" w:cs="Arial"/>
          <w:szCs w:val="21"/>
        </w:rPr>
        <w:t>年からは</w:t>
      </w:r>
      <w:r w:rsidR="00365CFD" w:rsidRPr="00AE2F7E">
        <w:rPr>
          <w:rFonts w:ascii="Arial" w:eastAsia="HGSｺﾞｼｯｸM" w:hAnsi="Arial" w:cs="Arial" w:hint="eastAsia"/>
          <w:szCs w:val="21"/>
          <w:highlight w:val="yellow"/>
        </w:rPr>
        <w:t>，</w:t>
      </w:r>
      <w:r w:rsidR="00365CFD" w:rsidRPr="0066459A">
        <w:rPr>
          <w:rFonts w:ascii="Arial" w:eastAsia="HGSｺﾞｼｯｸM" w:hAnsi="Arial" w:cs="Arial"/>
          <w:szCs w:val="21"/>
        </w:rPr>
        <w:t>芸術新潮</w:t>
      </w:r>
      <w:r w:rsidR="00365CFD" w:rsidRPr="00AE2F7E">
        <w:rPr>
          <w:rFonts w:ascii="Arial" w:eastAsia="HGSｺﾞｼｯｸM" w:hAnsi="Arial" w:cs="Arial" w:hint="eastAsia"/>
          <w:szCs w:val="21"/>
          <w:highlight w:val="yellow"/>
        </w:rPr>
        <w:t>，</w:t>
      </w:r>
      <w:r w:rsidR="00365CFD" w:rsidRPr="0066459A">
        <w:rPr>
          <w:rFonts w:ascii="Arial" w:eastAsia="HGSｺﾞｼｯｸM" w:hAnsi="Arial" w:cs="Arial"/>
          <w:szCs w:val="21"/>
        </w:rPr>
        <w:t>誌上に</w:t>
      </w:r>
      <w:r w:rsidR="00365CFD" w:rsidRPr="00AE2F7E">
        <w:rPr>
          <w:rFonts w:ascii="Arial" w:eastAsia="HGSｺﾞｼｯｸM" w:hAnsi="Arial" w:cs="Arial" w:hint="eastAsia"/>
          <w:szCs w:val="21"/>
          <w:highlight w:val="yellow"/>
        </w:rPr>
        <w:t>，</w:t>
      </w:r>
      <w:r w:rsidR="00365CFD" w:rsidRPr="0066459A">
        <w:rPr>
          <w:rFonts w:ascii="Arial" w:eastAsia="HGSｺﾞｼｯｸM" w:hAnsi="Arial" w:cs="Arial"/>
          <w:szCs w:val="21"/>
        </w:rPr>
        <w:t>気まぐれ美術館の連載を始め、その独特の語り口は多くの熱心な読者を獲得し好評を博したが、</w:t>
      </w:r>
      <w:r w:rsidR="00365CFD" w:rsidRPr="0066459A">
        <w:rPr>
          <w:rFonts w:ascii="Arial" w:eastAsia="HGSｺﾞｼｯｸM" w:hAnsi="Arial" w:cs="Arial"/>
          <w:szCs w:val="21"/>
        </w:rPr>
        <w:t>1987</w:t>
      </w:r>
      <w:r w:rsidR="00365CFD" w:rsidRPr="0066459A">
        <w:rPr>
          <w:rFonts w:ascii="Arial" w:eastAsia="HGSｺﾞｼｯｸM" w:hAnsi="Arial" w:cs="Arial"/>
          <w:szCs w:val="21"/>
        </w:rPr>
        <w:t>年</w:t>
      </w:r>
      <w:r w:rsidR="00365CFD" w:rsidRPr="00F144D2">
        <w:rPr>
          <w:rFonts w:ascii="Arial" w:eastAsia="HGSｺﾞｼｯｸM" w:hAnsi="Arial" w:cs="Arial" w:hint="eastAsia"/>
          <w:szCs w:val="21"/>
          <w:highlight w:val="yellow"/>
        </w:rPr>
        <w:t>，</w:t>
      </w:r>
      <w:r w:rsidR="00365CFD" w:rsidRPr="0066459A">
        <w:rPr>
          <w:rFonts w:ascii="Arial" w:eastAsia="HGSｺﾞｼｯｸM" w:hAnsi="Arial" w:cs="Arial"/>
          <w:szCs w:val="21"/>
        </w:rPr>
        <w:t>急逝、第</w:t>
      </w:r>
      <w:r w:rsidR="00365CFD" w:rsidRPr="0066459A">
        <w:rPr>
          <w:rFonts w:ascii="Arial" w:eastAsia="HGSｺﾞｼｯｸM" w:hAnsi="Arial" w:cs="Arial"/>
          <w:szCs w:val="21"/>
        </w:rPr>
        <w:t>165</w:t>
      </w:r>
      <w:r w:rsidR="00365CFD" w:rsidRPr="0066459A">
        <w:rPr>
          <w:rFonts w:ascii="Arial" w:eastAsia="HGSｺﾞｼｯｸM" w:hAnsi="Arial" w:cs="Arial"/>
          <w:szCs w:val="21"/>
        </w:rPr>
        <w:t>回が連載最終回となった。</w:t>
      </w:r>
    </w:p>
    <w:p w14:paraId="762015F7" w14:textId="77777777" w:rsidR="00365CFD" w:rsidRDefault="00365CFD" w:rsidP="00365CFD">
      <w:pPr>
        <w:rPr>
          <w:rFonts w:ascii="Arial" w:eastAsia="HGSｺﾞｼｯｸM" w:hAnsi="Arial" w:cs="Arial"/>
          <w:szCs w:val="21"/>
        </w:rPr>
      </w:pPr>
    </w:p>
    <w:p w14:paraId="47F7A528" w14:textId="77777777" w:rsidR="00365CFD" w:rsidRPr="0066459A" w:rsidRDefault="00365CFD" w:rsidP="00365CFD">
      <w:pPr>
        <w:rPr>
          <w:rFonts w:ascii="Arial" w:eastAsia="HGSｺﾞｼｯｸM" w:hAnsi="Arial" w:cs="Arial"/>
          <w:szCs w:val="21"/>
        </w:rPr>
      </w:pPr>
    </w:p>
    <w:p w14:paraId="33B7F0F5" w14:textId="281B5DF2" w:rsidR="00365CFD" w:rsidRPr="008752A8" w:rsidRDefault="0032423E" w:rsidP="00365CFD">
      <w:pPr>
        <w:rPr>
          <w:rFonts w:ascii="Arial" w:eastAsia="HGSｺﾞｼｯｸM" w:hAnsi="Arial" w:cs="Arial"/>
          <w:b/>
          <w:bCs/>
          <w:szCs w:val="21"/>
        </w:rPr>
      </w:pPr>
      <w:ins w:id="144" w:author="TRIVECTOR" w:date="2026-03-03T12:37:00Z" w16du:dateUtc="2026-03-03T03:37:00Z">
        <w:r>
          <w:rPr>
            <w:rFonts w:ascii="Arial" w:eastAsia="HGSｺﾞｼｯｸM" w:hAnsi="Arial" w:cs="Arial" w:hint="eastAsia"/>
            <w:b/>
            <w:bCs/>
            <w:szCs w:val="21"/>
          </w:rPr>
          <w:t xml:space="preserve">35 </w:t>
        </w:r>
      </w:ins>
      <w:r w:rsidR="00365CFD" w:rsidRPr="0066459A">
        <w:rPr>
          <w:rFonts w:ascii="Arial" w:eastAsia="HGSｺﾞｼｯｸM" w:hAnsi="Arial" w:cs="Arial"/>
          <w:b/>
          <w:bCs/>
          <w:szCs w:val="21"/>
        </w:rPr>
        <w:t>靉光</w:t>
      </w:r>
      <w:r w:rsidR="00365CFD" w:rsidRPr="00FA1ACE">
        <w:rPr>
          <w:rFonts w:ascii="Arial" w:eastAsia="HGSｺﾞｼｯｸM" w:hAnsi="Arial" w:cs="Arial" w:hint="eastAsia"/>
          <w:b/>
          <w:bCs/>
          <w:szCs w:val="21"/>
          <w:highlight w:val="yellow"/>
        </w:rPr>
        <w:t>，</w:t>
      </w:r>
      <w:r w:rsidR="00365CFD" w:rsidRPr="0066459A">
        <w:rPr>
          <w:rFonts w:ascii="Arial" w:eastAsia="HGSｺﾞｼｯｸM" w:hAnsi="Arial" w:cs="Arial" w:hint="eastAsia"/>
          <w:b/>
        </w:rPr>
        <w:t>作、</w:t>
      </w:r>
      <w:r w:rsidR="00365CFD" w:rsidRPr="0066459A">
        <w:rPr>
          <w:rFonts w:ascii="Arial" w:eastAsia="HGSｺﾞｼｯｸM" w:hAnsi="Arial" w:cs="Arial"/>
          <w:b/>
          <w:bCs/>
          <w:szCs w:val="21"/>
        </w:rPr>
        <w:t>《鳥</w:t>
      </w:r>
      <w:r w:rsidR="00365CFD">
        <w:rPr>
          <w:rFonts w:ascii="Arial" w:eastAsia="HGSｺﾞｼｯｸM" w:hAnsi="Arial" w:cs="Arial"/>
          <w:b/>
          <w:bCs/>
          <w:szCs w:val="21"/>
        </w:rPr>
        <w:t>》</w:t>
      </w:r>
      <w:r w:rsidR="00365CFD" w:rsidRPr="004648C5">
        <w:rPr>
          <w:rFonts w:ascii="Arial" w:eastAsia="HGSｺﾞｼｯｸM" w:hAnsi="Arial" w:cs="Arial"/>
          <w:b/>
          <w:szCs w:val="21"/>
          <w:highlight w:val="yellow"/>
        </w:rPr>
        <w:t>。</w:t>
      </w:r>
      <w:r w:rsidR="00365CFD">
        <w:rPr>
          <w:rFonts w:ascii="Arial" w:eastAsia="HGSｺﾞｼｯｸM" w:hAnsi="Arial" w:cs="Arial" w:hint="eastAsia"/>
          <w:b/>
          <w:szCs w:val="21"/>
          <w:highlight w:val="yellow"/>
        </w:rPr>
        <w:t>，</w:t>
      </w:r>
      <w:r w:rsidR="00365CFD" w:rsidRPr="0066459A">
        <w:rPr>
          <w:rFonts w:ascii="Arial" w:eastAsia="HGSｺﾞｼｯｸM" w:hAnsi="Arial" w:cs="Arial"/>
          <w:szCs w:val="21"/>
        </w:rPr>
        <w:t>洲之内徹に、</w:t>
      </w:r>
      <w:r w:rsidR="00365CFD" w:rsidRPr="00AE2F7E">
        <w:rPr>
          <w:rFonts w:ascii="Arial" w:eastAsia="HGSｺﾞｼｯｸM" w:hAnsi="Arial" w:cs="Arial" w:hint="eastAsia"/>
          <w:szCs w:val="21"/>
          <w:highlight w:val="yellow"/>
        </w:rPr>
        <w:t>，</w:t>
      </w:r>
      <w:r w:rsidR="00365CFD" w:rsidRPr="0066459A">
        <w:rPr>
          <w:rFonts w:ascii="Arial" w:eastAsia="HGSｺﾞｼｯｸM" w:hAnsi="Arial" w:cs="Arial"/>
          <w:szCs w:val="21"/>
        </w:rPr>
        <w:t>一枚の絵を</w:t>
      </w:r>
      <w:commentRangeStart w:id="145"/>
      <w:r w:rsidR="00365CFD" w:rsidRPr="0066459A">
        <w:rPr>
          <w:rFonts w:ascii="Arial" w:eastAsia="HGSｺﾞｼｯｸM" w:hAnsi="Arial" w:cs="Arial"/>
          <w:szCs w:val="21"/>
        </w:rPr>
        <w:t>心</w:t>
      </w:r>
      <w:commentRangeEnd w:id="145"/>
      <w:r w:rsidR="00365CFD" w:rsidRPr="0066459A">
        <w:rPr>
          <w:rStyle w:val="aa"/>
          <w:rFonts w:ascii="Arial" w:eastAsia="HGSｺﾞｼｯｸM" w:hAnsi="Arial" w:cs="Arial"/>
          <w:sz w:val="21"/>
          <w:szCs w:val="21"/>
        </w:rPr>
        <w:commentReference w:id="145"/>
      </w:r>
      <w:r w:rsidR="00365CFD" w:rsidRPr="0066459A">
        <w:rPr>
          <w:rFonts w:ascii="Arial" w:eastAsia="HGSｺﾞｼｯｸM" w:hAnsi="Arial" w:cs="Arial"/>
          <w:szCs w:val="21"/>
        </w:rPr>
        <w:t>から欲しいと思う以上に、その絵についての完全な批評があるだろうか</w:t>
      </w:r>
      <w:r w:rsidR="00365CFD" w:rsidRPr="00AE2F7E">
        <w:rPr>
          <w:rFonts w:ascii="Arial" w:eastAsia="HGSｺﾞｼｯｸM" w:hAnsi="Arial" w:cs="Arial" w:hint="eastAsia"/>
          <w:szCs w:val="21"/>
          <w:highlight w:val="yellow"/>
        </w:rPr>
        <w:t>，</w:t>
      </w:r>
      <w:r w:rsidR="00365CFD" w:rsidRPr="0066459A">
        <w:rPr>
          <w:rFonts w:ascii="Arial" w:eastAsia="HGSｺﾞｼｯｸM" w:hAnsi="Arial" w:cs="Arial"/>
          <w:szCs w:val="21"/>
        </w:rPr>
        <w:t>と言わしめた作品。</w:t>
      </w:r>
      <w:r w:rsidR="00365CFD" w:rsidRPr="008752A8">
        <w:rPr>
          <w:rFonts w:ascii="Arial" w:eastAsia="HGSｺﾞｼｯｸM" w:hAnsi="Arial" w:cs="Arial" w:hint="eastAsia"/>
          <w:b/>
          <w:bCs/>
          <w:szCs w:val="21"/>
          <w:highlight w:val="yellow"/>
        </w:rPr>
        <w:t>，</w:t>
      </w:r>
      <w:r w:rsidR="00365CFD" w:rsidRPr="0066459A">
        <w:rPr>
          <w:rFonts w:ascii="Arial" w:eastAsia="HGSｺﾞｼｯｸM" w:hAnsi="Arial" w:cs="Arial"/>
          <w:szCs w:val="21"/>
        </w:rPr>
        <w:t>繁茂する植物の間から、白い鳥が、植物に取り巻かれるようにして頭をもたげ、不自然な光が、これらを薄暗い空間に浮かび上がらせています。植物と鳥は生と死を暗示しているとも言えますが、蔓のような血管のような赤い管がそれらを繋いでいるようにも見え、状況は混沌としています。シュルレアリスムや中国の古典の理解のもとに、戦時下の靉光が描き出したのは、生と死、光と闇が混然一体となった鬼気迫る幻想の世界です。</w:t>
      </w:r>
    </w:p>
    <w:p w14:paraId="32A3BD66" w14:textId="77777777" w:rsidR="00365CFD" w:rsidRDefault="00365CFD" w:rsidP="00365CFD">
      <w:pPr>
        <w:rPr>
          <w:rFonts w:ascii="Arial" w:eastAsia="HGSｺﾞｼｯｸM" w:hAnsi="Arial" w:cs="Arial"/>
          <w:szCs w:val="21"/>
        </w:rPr>
      </w:pPr>
    </w:p>
    <w:p w14:paraId="623EF974" w14:textId="77777777" w:rsidR="00365CFD" w:rsidRPr="0066459A" w:rsidRDefault="00365CFD" w:rsidP="00365CFD">
      <w:pPr>
        <w:rPr>
          <w:rFonts w:ascii="Arial" w:eastAsia="HGSｺﾞｼｯｸM" w:hAnsi="Arial" w:cs="Arial"/>
          <w:szCs w:val="21"/>
        </w:rPr>
      </w:pPr>
    </w:p>
    <w:p w14:paraId="24F4CCDB" w14:textId="19197021" w:rsidR="00365CFD" w:rsidRPr="0066459A" w:rsidRDefault="0032423E" w:rsidP="00365CFD">
      <w:pPr>
        <w:rPr>
          <w:rFonts w:ascii="Arial" w:eastAsia="HGSｺﾞｼｯｸM" w:hAnsi="Arial" w:cs="Arial"/>
          <w:szCs w:val="21"/>
        </w:rPr>
      </w:pPr>
      <w:ins w:id="146" w:author="TRIVECTOR" w:date="2026-03-03T12:41:00Z" w16du:dateUtc="2026-03-03T03:41:00Z">
        <w:r>
          <w:rPr>
            <w:rFonts w:ascii="Arial" w:eastAsia="HGSｺﾞｼｯｸM" w:hAnsi="Arial" w:cs="Arial" w:hint="eastAsia"/>
            <w:b/>
            <w:bCs/>
            <w:szCs w:val="21"/>
          </w:rPr>
          <w:t xml:space="preserve">36 </w:t>
        </w:r>
      </w:ins>
      <w:r w:rsidR="00365CFD" w:rsidRPr="0066459A">
        <w:rPr>
          <w:rFonts w:ascii="Arial" w:eastAsia="HGSｺﾞｼｯｸM" w:hAnsi="Arial" w:cs="Arial"/>
          <w:b/>
          <w:bCs/>
          <w:szCs w:val="21"/>
        </w:rPr>
        <w:t>海老</w:t>
      </w:r>
      <w:r w:rsidR="00365CFD" w:rsidRPr="00356D77">
        <w:rPr>
          <w:rFonts w:ascii="Arial" w:eastAsia="HGSｺﾞｼｯｸM" w:hAnsi="Arial" w:cs="Arial" w:hint="eastAsia"/>
          <w:b/>
          <w:bCs/>
          <w:szCs w:val="21"/>
          <w:highlight w:val="magenta"/>
          <w:rPrChange w:id="147" w:author="TRIVECTOR" w:date="2026-03-03T15:32:00Z" w16du:dateUtc="2026-03-03T06:32:00Z">
            <w:rPr>
              <w:rFonts w:ascii="Arial" w:eastAsia="HGSｺﾞｼｯｸM" w:hAnsi="Arial" w:cs="Arial" w:hint="eastAsia"/>
              <w:b/>
              <w:bCs/>
              <w:szCs w:val="21"/>
            </w:rPr>
          </w:rPrChange>
        </w:rPr>
        <w:t>原喜之助</w:t>
      </w:r>
      <w:r w:rsidR="00365CFD" w:rsidRPr="00FA1ACE">
        <w:rPr>
          <w:rFonts w:ascii="Arial" w:eastAsia="HGSｺﾞｼｯｸM" w:hAnsi="Arial" w:cs="Arial" w:hint="eastAsia"/>
          <w:b/>
          <w:bCs/>
          <w:szCs w:val="21"/>
          <w:highlight w:val="yellow"/>
        </w:rPr>
        <w:t>，</w:t>
      </w:r>
      <w:r w:rsidR="00365CFD" w:rsidRPr="0066459A">
        <w:rPr>
          <w:rFonts w:ascii="Arial" w:eastAsia="HGSｺﾞｼｯｸM" w:hAnsi="Arial" w:cs="Arial" w:hint="eastAsia"/>
          <w:b/>
        </w:rPr>
        <w:t>作、</w:t>
      </w:r>
      <w:r w:rsidR="00365CFD" w:rsidRPr="0066459A">
        <w:rPr>
          <w:rFonts w:ascii="Arial" w:eastAsia="HGSｺﾞｼｯｸM" w:hAnsi="Arial" w:cs="Arial"/>
          <w:b/>
          <w:bCs/>
          <w:szCs w:val="21"/>
        </w:rPr>
        <w:t>《ポアソニエール</w:t>
      </w:r>
      <w:r w:rsidR="00365CFD">
        <w:rPr>
          <w:rFonts w:ascii="Arial" w:eastAsia="HGSｺﾞｼｯｸM" w:hAnsi="Arial" w:cs="Arial"/>
          <w:b/>
          <w:bCs/>
          <w:szCs w:val="21"/>
        </w:rPr>
        <w:t>》</w:t>
      </w:r>
      <w:r w:rsidR="00365CFD" w:rsidRPr="004648C5">
        <w:rPr>
          <w:rFonts w:ascii="Arial" w:eastAsia="HGSｺﾞｼｯｸM" w:hAnsi="Arial" w:cs="Arial"/>
          <w:b/>
          <w:szCs w:val="21"/>
          <w:highlight w:val="yellow"/>
        </w:rPr>
        <w:t>。</w:t>
      </w:r>
      <w:r w:rsidR="00365CFD">
        <w:rPr>
          <w:rFonts w:ascii="Arial" w:eastAsia="HGSｺﾞｼｯｸM" w:hAnsi="Arial" w:cs="Arial" w:hint="eastAsia"/>
          <w:b/>
          <w:szCs w:val="21"/>
          <w:highlight w:val="yellow"/>
        </w:rPr>
        <w:t>，</w:t>
      </w:r>
      <w:r w:rsidR="00365CFD" w:rsidRPr="0066459A">
        <w:rPr>
          <w:rFonts w:ascii="Arial" w:eastAsia="HGSｺﾞｼｯｸM" w:hAnsi="Arial" w:cs="Arial"/>
          <w:szCs w:val="21"/>
        </w:rPr>
        <w:t>海老</w:t>
      </w:r>
      <w:r w:rsidR="00365CFD" w:rsidRPr="00356D77">
        <w:rPr>
          <w:rFonts w:ascii="Arial" w:eastAsia="HGSｺﾞｼｯｸM" w:hAnsi="Arial" w:cs="Arial" w:hint="eastAsia"/>
          <w:szCs w:val="21"/>
          <w:highlight w:val="magenta"/>
          <w:rPrChange w:id="148" w:author="TRIVECTOR" w:date="2026-03-03T15:32:00Z" w16du:dateUtc="2026-03-03T06:32:00Z">
            <w:rPr>
              <w:rFonts w:ascii="Arial" w:eastAsia="HGSｺﾞｼｯｸM" w:hAnsi="Arial" w:cs="Arial" w:hint="eastAsia"/>
              <w:szCs w:val="21"/>
            </w:rPr>
          </w:rPrChange>
        </w:rPr>
        <w:t>原喜之助</w:t>
      </w:r>
      <w:r w:rsidR="00365CFD" w:rsidRPr="0066459A">
        <w:rPr>
          <w:rFonts w:ascii="Arial" w:eastAsia="HGSｺﾞｼｯｸM" w:hAnsi="Arial" w:cs="Arial"/>
          <w:szCs w:val="21"/>
        </w:rPr>
        <w:t>は</w:t>
      </w:r>
      <w:r w:rsidR="00365CFD" w:rsidRPr="0066459A">
        <w:rPr>
          <w:rFonts w:ascii="Arial" w:eastAsia="HGSｺﾞｼｯｸM" w:hAnsi="Arial" w:cs="Arial"/>
          <w:szCs w:val="21"/>
        </w:rPr>
        <w:t>1923</w:t>
      </w:r>
      <w:r w:rsidR="00365CFD" w:rsidRPr="0066459A">
        <w:rPr>
          <w:rFonts w:ascii="Arial" w:eastAsia="HGSｺﾞｼｯｸM" w:hAnsi="Arial" w:cs="Arial"/>
          <w:szCs w:val="21"/>
        </w:rPr>
        <w:t>年に渡仏、エコール・ド・</w:t>
      </w:r>
      <w:r w:rsidR="00365CFD" w:rsidRPr="0066459A">
        <w:rPr>
          <w:rFonts w:ascii="Arial" w:eastAsia="HGSｺﾞｼｯｸM" w:hAnsi="Arial" w:cs="Arial"/>
          <w:szCs w:val="21"/>
        </w:rPr>
        <w:lastRenderedPageBreak/>
        <w:t>パリの新進気鋭の画家として注目を集めますが、</w:t>
      </w:r>
      <w:r w:rsidR="00365CFD" w:rsidRPr="0066459A">
        <w:rPr>
          <w:rFonts w:ascii="Arial" w:eastAsia="HGSｺﾞｼｯｸM" w:hAnsi="Arial" w:cs="Arial"/>
          <w:szCs w:val="21"/>
        </w:rPr>
        <w:t>1933</w:t>
      </w:r>
      <w:r w:rsidR="00365CFD" w:rsidRPr="0066459A">
        <w:rPr>
          <w:rFonts w:ascii="Arial" w:eastAsia="HGSｺﾞｼｯｸM" w:hAnsi="Arial" w:cs="Arial"/>
          <w:szCs w:val="21"/>
        </w:rPr>
        <w:t>年に帰国しました。</w:t>
      </w:r>
      <w:r w:rsidR="00365CFD" w:rsidRPr="00FA1ACE">
        <w:rPr>
          <w:rFonts w:ascii="Arial" w:eastAsia="HGSｺﾞｼｯｸM" w:hAnsi="Arial" w:cs="Arial" w:hint="eastAsia"/>
          <w:b/>
          <w:bCs/>
          <w:szCs w:val="21"/>
          <w:highlight w:val="yellow"/>
        </w:rPr>
        <w:t>，</w:t>
      </w:r>
      <w:r w:rsidR="00365CFD" w:rsidRPr="0066459A">
        <w:rPr>
          <w:rFonts w:ascii="Arial" w:eastAsia="HGSｺﾞｼｯｸM" w:hAnsi="Arial" w:cs="Arial"/>
          <w:szCs w:val="21"/>
        </w:rPr>
        <w:t>帰国後に描かれた本作品には、パリ</w:t>
      </w:r>
      <w:r w:rsidR="00365CFD">
        <w:rPr>
          <w:rFonts w:ascii="Arial" w:eastAsia="HGSｺﾞｼｯｸM" w:hAnsi="Arial" w:cs="Arial" w:hint="eastAsia"/>
          <w:szCs w:val="21"/>
        </w:rPr>
        <w:t>で</w:t>
      </w:r>
      <w:r w:rsidR="00365CFD" w:rsidRPr="00AE2F7E">
        <w:rPr>
          <w:rFonts w:ascii="Arial" w:eastAsia="HGSｺﾞｼｯｸM" w:hAnsi="Arial" w:cs="Arial" w:hint="eastAsia"/>
          <w:szCs w:val="21"/>
          <w:highlight w:val="yellow"/>
        </w:rPr>
        <w:t>，</w:t>
      </w:r>
      <w:r w:rsidR="00365CFD" w:rsidRPr="0066459A">
        <w:rPr>
          <w:rFonts w:ascii="Arial" w:eastAsia="HGSｺﾞｼｯｸM" w:hAnsi="Arial" w:cs="Arial"/>
          <w:szCs w:val="21"/>
        </w:rPr>
        <w:t>エビハラ・ブルーと評判になった青を基調とした爽やかな色彩と、くっきりとした陰影による綿密な構成を見ることができます。</w:t>
      </w:r>
      <w:r w:rsidR="00365CFD" w:rsidRPr="00AE2F7E">
        <w:rPr>
          <w:rFonts w:ascii="Arial" w:eastAsia="HGSｺﾞｼｯｸM" w:hAnsi="Arial" w:cs="Arial" w:hint="eastAsia"/>
          <w:szCs w:val="21"/>
          <w:highlight w:val="yellow"/>
        </w:rPr>
        <w:t>，</w:t>
      </w:r>
      <w:r w:rsidR="00365CFD" w:rsidRPr="0066459A">
        <w:rPr>
          <w:rFonts w:ascii="Arial" w:eastAsia="HGSｺﾞｼｯｸM" w:hAnsi="Arial" w:cs="Arial"/>
          <w:szCs w:val="21"/>
        </w:rPr>
        <w:t>ポアソニエールとは魚売りのことで、フランス語の題名が異国情緒を感じさせる一方、庶民的なテーマが共感を呼びます。</w:t>
      </w:r>
      <w:r w:rsidR="00365CFD" w:rsidRPr="00FA1ACE">
        <w:rPr>
          <w:rFonts w:ascii="Arial" w:eastAsia="HGSｺﾞｼｯｸM" w:hAnsi="Arial" w:cs="Arial" w:hint="eastAsia"/>
          <w:b/>
          <w:bCs/>
          <w:szCs w:val="21"/>
          <w:highlight w:val="yellow"/>
        </w:rPr>
        <w:t>，</w:t>
      </w:r>
      <w:r w:rsidR="00365CFD" w:rsidRPr="0066459A">
        <w:rPr>
          <w:rFonts w:ascii="Arial" w:eastAsia="HGSｺﾞｼｯｸM" w:hAnsi="Arial" w:cs="Arial"/>
          <w:szCs w:val="21"/>
        </w:rPr>
        <w:t>従軍中この作品の複製を眺めて心を救われた洲之内徹が、戦後、実物とめぐり逢った話などから、洲之内コレクションの中でも最も知られた一点となりました。</w:t>
      </w:r>
    </w:p>
    <w:p w14:paraId="5E63AEBF" w14:textId="77777777" w:rsidR="00365CFD" w:rsidRDefault="00365CFD" w:rsidP="00365CFD">
      <w:pPr>
        <w:rPr>
          <w:rFonts w:ascii="Arial" w:eastAsia="HGSｺﾞｼｯｸM" w:hAnsi="Arial" w:cs="Arial"/>
          <w:szCs w:val="21"/>
        </w:rPr>
      </w:pPr>
    </w:p>
    <w:p w14:paraId="4EA5C197" w14:textId="77777777" w:rsidR="00365CFD" w:rsidRDefault="00365CFD" w:rsidP="00365CFD">
      <w:pPr>
        <w:rPr>
          <w:rFonts w:ascii="Arial" w:eastAsia="HGSｺﾞｼｯｸM" w:hAnsi="Arial" w:cs="Arial"/>
          <w:szCs w:val="21"/>
        </w:rPr>
      </w:pPr>
    </w:p>
    <w:p w14:paraId="36265826" w14:textId="26B248C7" w:rsidR="00365CFD" w:rsidRPr="0066459A" w:rsidRDefault="0032423E" w:rsidP="00365CFD">
      <w:pPr>
        <w:rPr>
          <w:rFonts w:ascii="Arial" w:eastAsia="HGSｺﾞｼｯｸM" w:hAnsi="Arial" w:cs="Arial"/>
          <w:szCs w:val="21"/>
        </w:rPr>
      </w:pPr>
      <w:ins w:id="149" w:author="TRIVECTOR" w:date="2026-03-03T12:41:00Z" w16du:dateUtc="2026-03-03T03:41:00Z">
        <w:r>
          <w:rPr>
            <w:rFonts w:ascii="Arial" w:eastAsia="HGSｺﾞｼｯｸM" w:hAnsi="Arial" w:cs="Arial" w:hint="eastAsia"/>
            <w:b/>
            <w:bCs/>
            <w:szCs w:val="21"/>
          </w:rPr>
          <w:t xml:space="preserve">37 </w:t>
        </w:r>
      </w:ins>
      <w:commentRangeStart w:id="150"/>
      <w:r w:rsidR="00365CFD" w:rsidRPr="0066459A">
        <w:rPr>
          <w:rFonts w:ascii="Arial" w:eastAsia="HGSｺﾞｼｯｸM" w:hAnsi="Arial" w:cs="Arial"/>
          <w:b/>
          <w:bCs/>
          <w:szCs w:val="21"/>
        </w:rPr>
        <w:t>曹</w:t>
      </w:r>
      <w:r w:rsidR="00365CFD">
        <w:rPr>
          <w:rFonts w:ascii="Arial" w:eastAsia="HGSｺﾞｼｯｸM" w:hAnsi="Arial" w:cs="Arial" w:hint="eastAsia"/>
          <w:b/>
          <w:bCs/>
          <w:szCs w:val="21"/>
        </w:rPr>
        <w:t xml:space="preserve"> </w:t>
      </w:r>
      <w:r w:rsidR="00365CFD" w:rsidRPr="0066459A">
        <w:rPr>
          <w:rFonts w:ascii="Arial" w:eastAsia="HGSｺﾞｼｯｸM" w:hAnsi="Arial" w:cs="Arial"/>
          <w:b/>
          <w:bCs/>
          <w:szCs w:val="21"/>
        </w:rPr>
        <w:t>良奎</w:t>
      </w:r>
      <w:commentRangeEnd w:id="150"/>
      <w:r w:rsidR="00365CFD" w:rsidRPr="00FA1ACE">
        <w:rPr>
          <w:rStyle w:val="aa"/>
          <w:rFonts w:ascii="Arial" w:eastAsia="HGSｺﾞｼｯｸM" w:hAnsi="Arial" w:cs="Arial" w:hint="eastAsia"/>
          <w:b/>
          <w:bCs/>
          <w:sz w:val="21"/>
          <w:szCs w:val="21"/>
          <w:highlight w:val="yellow"/>
        </w:rPr>
        <w:commentReference w:id="150"/>
      </w:r>
      <w:r w:rsidR="00365CFD" w:rsidRPr="00FA1ACE">
        <w:rPr>
          <w:rFonts w:ascii="Arial" w:eastAsia="HGSｺﾞｼｯｸM" w:hAnsi="Arial" w:cs="Arial" w:hint="eastAsia"/>
          <w:b/>
          <w:bCs/>
          <w:szCs w:val="21"/>
          <w:highlight w:val="yellow"/>
        </w:rPr>
        <w:t>，</w:t>
      </w:r>
      <w:r w:rsidR="00365CFD" w:rsidRPr="0066459A">
        <w:rPr>
          <w:rFonts w:ascii="Arial" w:eastAsia="HGSｺﾞｼｯｸM" w:hAnsi="Arial" w:cs="Arial" w:hint="eastAsia"/>
          <w:b/>
        </w:rPr>
        <w:t>作、</w:t>
      </w:r>
      <w:r w:rsidR="00365CFD" w:rsidRPr="0066459A">
        <w:rPr>
          <w:rFonts w:ascii="Arial" w:eastAsia="HGSｺﾞｼｯｸM" w:hAnsi="Arial" w:cs="Arial"/>
          <w:b/>
          <w:bCs/>
          <w:szCs w:val="21"/>
        </w:rPr>
        <w:t>《マンホール</w:t>
      </w:r>
      <w:r w:rsidR="00365CFD" w:rsidRPr="0066459A">
        <w:rPr>
          <w:rFonts w:ascii="Arial" w:eastAsia="HGSｺﾞｼｯｸM" w:hAnsi="Arial" w:cs="Arial"/>
          <w:b/>
          <w:bCs/>
          <w:szCs w:val="21"/>
        </w:rPr>
        <w:t xml:space="preserve"> B</w:t>
      </w:r>
      <w:r w:rsidR="00365CFD">
        <w:rPr>
          <w:rFonts w:ascii="Arial" w:eastAsia="HGSｺﾞｼｯｸM" w:hAnsi="Arial" w:cs="Arial"/>
          <w:b/>
          <w:bCs/>
          <w:szCs w:val="21"/>
        </w:rPr>
        <w:t>》</w:t>
      </w:r>
      <w:r w:rsidR="00365CFD" w:rsidRPr="004648C5">
        <w:rPr>
          <w:rFonts w:ascii="Arial" w:eastAsia="HGSｺﾞｼｯｸM" w:hAnsi="Arial" w:cs="Arial"/>
          <w:b/>
          <w:szCs w:val="21"/>
          <w:highlight w:val="yellow"/>
        </w:rPr>
        <w:t>。</w:t>
      </w:r>
      <w:r w:rsidR="00365CFD">
        <w:rPr>
          <w:rFonts w:ascii="Arial" w:eastAsia="HGSｺﾞｼｯｸM" w:hAnsi="Arial" w:cs="Arial" w:hint="eastAsia"/>
          <w:b/>
          <w:szCs w:val="21"/>
          <w:highlight w:val="yellow"/>
        </w:rPr>
        <w:t>，</w:t>
      </w:r>
      <w:r w:rsidR="00365CFD" w:rsidRPr="0066459A">
        <w:rPr>
          <w:rFonts w:ascii="Arial" w:eastAsia="HGSｺﾞｼｯｸM" w:hAnsi="Arial" w:cs="Arial"/>
          <w:szCs w:val="21"/>
        </w:rPr>
        <w:t>強靱なマチエールで描かれたのは、固い地面や円い土管、うねる蛇腹のホース、そして蓋を開けたマンホールです。</w:t>
      </w:r>
      <w:r w:rsidR="00365CFD" w:rsidRPr="00FA1ACE">
        <w:rPr>
          <w:rFonts w:ascii="Arial" w:eastAsia="HGSｺﾞｼｯｸM" w:hAnsi="Arial" w:cs="Arial" w:hint="eastAsia"/>
          <w:b/>
          <w:bCs/>
          <w:szCs w:val="21"/>
          <w:highlight w:val="yellow"/>
        </w:rPr>
        <w:t>，</w:t>
      </w:r>
      <w:r w:rsidR="00365CFD" w:rsidRPr="0066459A">
        <w:rPr>
          <w:rFonts w:ascii="Arial" w:eastAsia="HGSｺﾞｼｯｸM" w:hAnsi="Arial" w:cs="Arial"/>
          <w:szCs w:val="21"/>
        </w:rPr>
        <w:t>曹良奎は、</w:t>
      </w:r>
      <w:commentRangeStart w:id="151"/>
      <w:r w:rsidR="00365CFD" w:rsidRPr="0066459A">
        <w:rPr>
          <w:rFonts w:ascii="Arial" w:eastAsia="HGSｺﾞｼｯｸM" w:hAnsi="Arial" w:cs="Arial"/>
          <w:szCs w:val="21"/>
        </w:rPr>
        <w:t>李承晩</w:t>
      </w:r>
      <w:commentRangeEnd w:id="151"/>
      <w:r w:rsidR="00365CFD" w:rsidRPr="0066459A">
        <w:rPr>
          <w:rStyle w:val="aa"/>
          <w:rFonts w:ascii="Arial" w:eastAsia="HGSｺﾞｼｯｸM" w:hAnsi="Arial" w:cs="Arial"/>
          <w:sz w:val="21"/>
          <w:szCs w:val="21"/>
        </w:rPr>
        <w:commentReference w:id="151"/>
      </w:r>
      <w:r w:rsidR="00365CFD" w:rsidRPr="0066459A">
        <w:rPr>
          <w:rFonts w:ascii="Arial" w:eastAsia="HGSｺﾞｼｯｸM" w:hAnsi="Arial" w:cs="Arial"/>
          <w:szCs w:val="21"/>
        </w:rPr>
        <w:t>政権下の韓国で反体制者として追われ、日本に密航、東京深川の朝鮮人居住区に</w:t>
      </w:r>
      <w:commentRangeStart w:id="152"/>
      <w:r w:rsidR="00365CFD" w:rsidRPr="00356D77">
        <w:rPr>
          <w:rFonts w:ascii="Arial" w:eastAsia="HGSｺﾞｼｯｸM" w:hAnsi="Arial" w:cs="Arial" w:hint="eastAsia"/>
          <w:szCs w:val="21"/>
          <w:highlight w:val="magenta"/>
          <w:rPrChange w:id="153" w:author="TRIVECTOR" w:date="2026-03-03T15:33:00Z" w16du:dateUtc="2026-03-03T06:33:00Z">
            <w:rPr>
              <w:rFonts w:ascii="Arial" w:eastAsia="HGSｺﾞｼｯｸM" w:hAnsi="Arial" w:cs="Arial" w:hint="eastAsia"/>
              <w:szCs w:val="21"/>
            </w:rPr>
          </w:rPrChange>
        </w:rPr>
        <w:t>住み倉庫</w:t>
      </w:r>
      <w:commentRangeEnd w:id="152"/>
      <w:r w:rsidR="00356D77" w:rsidRPr="0066459A">
        <w:rPr>
          <w:rStyle w:val="aa"/>
          <w:rFonts w:ascii="Arial" w:eastAsia="HGSｺﾞｼｯｸM" w:hAnsi="Arial" w:cs="Arial"/>
          <w:sz w:val="21"/>
          <w:szCs w:val="21"/>
        </w:rPr>
        <w:commentReference w:id="152"/>
      </w:r>
      <w:r w:rsidR="00365CFD" w:rsidRPr="0066459A">
        <w:rPr>
          <w:rFonts w:ascii="Arial" w:eastAsia="HGSｺﾞｼｯｸM" w:hAnsi="Arial" w:cs="Arial"/>
          <w:szCs w:val="21"/>
        </w:rPr>
        <w:t>の番人等をしていたといいます。曹は自身が見た社会の不条理、なかでも朝鮮特需に沸く日本の繁栄の陰で搾取され、抑圧された労働者たちを、垂直に立ちはだかる倉庫の壁や、地面に</w:t>
      </w:r>
      <w:commentRangeStart w:id="154"/>
      <w:r w:rsidR="00365CFD" w:rsidRPr="0066459A">
        <w:rPr>
          <w:rFonts w:ascii="Arial" w:eastAsia="HGSｺﾞｼｯｸM" w:hAnsi="Arial" w:cs="Arial"/>
          <w:szCs w:val="21"/>
        </w:rPr>
        <w:t>穿</w:t>
      </w:r>
      <w:commentRangeEnd w:id="154"/>
      <w:r w:rsidR="00365CFD" w:rsidRPr="0066459A">
        <w:rPr>
          <w:rStyle w:val="aa"/>
          <w:rFonts w:ascii="Arial" w:eastAsia="HGSｺﾞｼｯｸM" w:hAnsi="Arial" w:cs="Arial"/>
          <w:sz w:val="21"/>
          <w:szCs w:val="21"/>
        </w:rPr>
        <w:commentReference w:id="154"/>
      </w:r>
      <w:r w:rsidR="00365CFD" w:rsidRPr="0066459A">
        <w:rPr>
          <w:rFonts w:ascii="Arial" w:eastAsia="HGSｺﾞｼｯｸM" w:hAnsi="Arial" w:cs="Arial"/>
          <w:szCs w:val="21"/>
        </w:rPr>
        <w:t>たれたマンホールとともに描きました。</w:t>
      </w:r>
      <w:r w:rsidR="00365CFD" w:rsidRPr="00FA1ACE">
        <w:rPr>
          <w:rFonts w:ascii="Arial" w:eastAsia="HGSｺﾞｼｯｸM" w:hAnsi="Arial" w:cs="Arial" w:hint="eastAsia"/>
          <w:b/>
          <w:bCs/>
          <w:szCs w:val="21"/>
          <w:highlight w:val="yellow"/>
        </w:rPr>
        <w:t>，</w:t>
      </w:r>
      <w:r w:rsidR="00365CFD" w:rsidRPr="0066459A">
        <w:rPr>
          <w:rFonts w:ascii="Arial" w:eastAsia="HGSｺﾞｼｯｸM" w:hAnsi="Arial" w:cs="Arial"/>
          <w:szCs w:val="21"/>
        </w:rPr>
        <w:t>本作品では、労働者の存在は暗示され、マンホールの黒々とした穴が</w:t>
      </w:r>
      <w:r w:rsidR="00365CFD" w:rsidRPr="00E456F1">
        <w:rPr>
          <w:rFonts w:ascii="Arial" w:eastAsia="HGSｺﾞｼｯｸM" w:hAnsi="Arial" w:cs="Arial" w:hint="eastAsia"/>
          <w:szCs w:val="21"/>
          <w:highlight w:val="yellow"/>
        </w:rPr>
        <w:t>，</w:t>
      </w:r>
      <w:r w:rsidR="00365CFD" w:rsidRPr="0066459A">
        <w:rPr>
          <w:rFonts w:ascii="Arial" w:eastAsia="HGSｺﾞｼｯｸM" w:hAnsi="Arial" w:cs="Arial"/>
          <w:szCs w:val="21"/>
        </w:rPr>
        <w:t>資本主義社会の暗黒面を象徴しています。</w:t>
      </w:r>
    </w:p>
    <w:p w14:paraId="78107A0D" w14:textId="77777777" w:rsidR="00365CFD" w:rsidRDefault="00365CFD" w:rsidP="00365CFD">
      <w:pPr>
        <w:rPr>
          <w:rFonts w:ascii="Arial" w:eastAsia="HGSｺﾞｼｯｸM" w:hAnsi="Arial" w:cs="Arial"/>
          <w:szCs w:val="21"/>
        </w:rPr>
      </w:pPr>
    </w:p>
    <w:p w14:paraId="75C232DE" w14:textId="77777777" w:rsidR="00365CFD" w:rsidRPr="00365CFD" w:rsidRDefault="00365CFD" w:rsidP="00365CFD">
      <w:pPr>
        <w:rPr>
          <w:rFonts w:ascii="Arial" w:eastAsia="HGSｺﾞｼｯｸM" w:hAnsi="Arial" w:cs="Arial"/>
          <w:szCs w:val="21"/>
        </w:rPr>
      </w:pPr>
    </w:p>
    <w:p w14:paraId="4FA76DF9" w14:textId="15A88968" w:rsidR="00365CFD" w:rsidRPr="0066459A" w:rsidRDefault="0032423E" w:rsidP="00365CFD">
      <w:pPr>
        <w:rPr>
          <w:rFonts w:ascii="Arial" w:eastAsia="HGSｺﾞｼｯｸM" w:hAnsi="Arial" w:cs="Arial"/>
          <w:szCs w:val="21"/>
        </w:rPr>
      </w:pPr>
      <w:ins w:id="155" w:author="TRIVECTOR" w:date="2026-03-03T12:41:00Z" w16du:dateUtc="2026-03-03T03:41:00Z">
        <w:r>
          <w:rPr>
            <w:rFonts w:ascii="Arial" w:eastAsia="HGSｺﾞｼｯｸM" w:hAnsi="Arial" w:cs="Arial" w:hint="eastAsia"/>
            <w:b/>
            <w:bCs/>
            <w:szCs w:val="21"/>
          </w:rPr>
          <w:t xml:space="preserve">38 </w:t>
        </w:r>
      </w:ins>
      <w:r w:rsidR="00365CFD" w:rsidRPr="0066459A">
        <w:rPr>
          <w:rFonts w:ascii="Arial" w:eastAsia="HGSｺﾞｼｯｸM" w:hAnsi="Arial" w:cs="Arial"/>
          <w:b/>
          <w:bCs/>
          <w:szCs w:val="21"/>
        </w:rPr>
        <w:t>中村彜</w:t>
      </w:r>
      <w:r w:rsidR="00365CFD" w:rsidRPr="00FA1ACE">
        <w:rPr>
          <w:rFonts w:ascii="Arial" w:eastAsia="HGSｺﾞｼｯｸM" w:hAnsi="Arial" w:cs="Arial" w:hint="eastAsia"/>
          <w:b/>
          <w:bCs/>
          <w:szCs w:val="21"/>
          <w:highlight w:val="yellow"/>
        </w:rPr>
        <w:t>，</w:t>
      </w:r>
      <w:r w:rsidR="00365CFD" w:rsidRPr="0066459A">
        <w:rPr>
          <w:rFonts w:ascii="Arial" w:eastAsia="HGSｺﾞｼｯｸM" w:hAnsi="Arial" w:cs="Arial" w:hint="eastAsia"/>
          <w:b/>
        </w:rPr>
        <w:t>作、</w:t>
      </w:r>
      <w:r w:rsidR="00365CFD" w:rsidRPr="0066459A">
        <w:rPr>
          <w:rFonts w:ascii="Arial" w:eastAsia="HGSｺﾞｼｯｸM" w:hAnsi="Arial" w:cs="Arial"/>
          <w:b/>
          <w:bCs/>
          <w:szCs w:val="21"/>
        </w:rPr>
        <w:t>《自画像</w:t>
      </w:r>
      <w:r w:rsidR="00365CFD" w:rsidRPr="00457506">
        <w:rPr>
          <w:rFonts w:ascii="Arial" w:eastAsia="HGSｺﾞｼｯｸM" w:hAnsi="Arial" w:cs="Arial" w:hint="eastAsia"/>
          <w:b/>
          <w:bCs/>
          <w:szCs w:val="21"/>
          <w:highlight w:val="yellow"/>
        </w:rPr>
        <w:t>，</w:t>
      </w:r>
      <w:r w:rsidR="00365CFD" w:rsidRPr="0066459A">
        <w:rPr>
          <w:rFonts w:ascii="Arial" w:eastAsia="HGSｺﾞｼｯｸM" w:hAnsi="Arial" w:cs="Arial"/>
          <w:b/>
          <w:bCs/>
          <w:szCs w:val="21"/>
        </w:rPr>
        <w:t>帽子を被る自画像</w:t>
      </w:r>
      <w:r w:rsidR="00365CFD">
        <w:rPr>
          <w:rFonts w:ascii="Arial" w:eastAsia="HGSｺﾞｼｯｸM" w:hAnsi="Arial" w:cs="Arial"/>
          <w:b/>
          <w:bCs/>
          <w:szCs w:val="21"/>
        </w:rPr>
        <w:t>》</w:t>
      </w:r>
      <w:r w:rsidR="00365CFD" w:rsidRPr="004648C5">
        <w:rPr>
          <w:rFonts w:ascii="Arial" w:eastAsia="HGSｺﾞｼｯｸM" w:hAnsi="Arial" w:cs="Arial"/>
          <w:b/>
          <w:szCs w:val="21"/>
          <w:highlight w:val="yellow"/>
        </w:rPr>
        <w:t>。</w:t>
      </w:r>
      <w:r w:rsidR="00365CFD">
        <w:rPr>
          <w:rFonts w:ascii="Arial" w:eastAsia="HGSｺﾞｼｯｸM" w:hAnsi="Arial" w:cs="Arial" w:hint="eastAsia"/>
          <w:b/>
          <w:szCs w:val="21"/>
          <w:highlight w:val="yellow"/>
        </w:rPr>
        <w:t>，</w:t>
      </w:r>
      <w:r w:rsidR="00365CFD" w:rsidRPr="0066459A">
        <w:rPr>
          <w:rFonts w:ascii="Arial" w:eastAsia="HGSｺﾞｼｯｸM" w:hAnsi="Arial" w:cs="Arial"/>
          <w:szCs w:val="21"/>
        </w:rPr>
        <w:t>強い光を受け暗闇から浮かび上がるのは、眉をひそめる男の顔。深い影のせいで、目元の表情は読み取れませんが、半開きの口元は何か言いたげにも見えます。</w:t>
      </w:r>
      <w:r w:rsidR="00365CFD" w:rsidRPr="00FA1ACE">
        <w:rPr>
          <w:rFonts w:ascii="Arial" w:eastAsia="HGSｺﾞｼｯｸM" w:hAnsi="Arial" w:cs="Arial" w:hint="eastAsia"/>
          <w:b/>
          <w:bCs/>
          <w:szCs w:val="21"/>
          <w:highlight w:val="yellow"/>
        </w:rPr>
        <w:t>，</w:t>
      </w:r>
      <w:r w:rsidR="00365CFD" w:rsidRPr="0066459A">
        <w:rPr>
          <w:rFonts w:ascii="Arial" w:eastAsia="HGSｺﾞｼｯｸM" w:hAnsi="Arial" w:cs="Arial"/>
          <w:szCs w:val="21"/>
        </w:rPr>
        <w:t>レンブラントへの傾倒がうかがえる本作品は、</w:t>
      </w:r>
      <w:r w:rsidR="00365CFD" w:rsidRPr="0066459A">
        <w:rPr>
          <w:rFonts w:ascii="Arial" w:eastAsia="HGSｺﾞｼｯｸM" w:hAnsi="Arial" w:cs="Arial"/>
          <w:szCs w:val="21"/>
        </w:rPr>
        <w:t>37</w:t>
      </w:r>
      <w:r w:rsidR="00365CFD" w:rsidRPr="0066459A">
        <w:rPr>
          <w:rFonts w:ascii="Arial" w:eastAsia="HGSｺﾞｼｯｸM" w:hAnsi="Arial" w:cs="Arial"/>
          <w:szCs w:val="21"/>
        </w:rPr>
        <w:t>歳で生涯を終えた中村彜の</w:t>
      </w:r>
      <w:r w:rsidR="00365CFD" w:rsidRPr="0066459A">
        <w:rPr>
          <w:rFonts w:ascii="Arial" w:eastAsia="HGSｺﾞｼｯｸM" w:hAnsi="Arial" w:cs="Arial"/>
          <w:szCs w:val="21"/>
        </w:rPr>
        <w:t>22</w:t>
      </w:r>
      <w:r w:rsidR="00365CFD" w:rsidRPr="0066459A">
        <w:rPr>
          <w:rFonts w:ascii="Arial" w:eastAsia="HGSｺﾞｼｯｸM" w:hAnsi="Arial" w:cs="Arial"/>
          <w:szCs w:val="21"/>
        </w:rPr>
        <w:t>歳頃の自画像です。</w:t>
      </w:r>
      <w:r w:rsidR="00365CFD" w:rsidRPr="0066459A">
        <w:rPr>
          <w:rFonts w:ascii="Arial" w:eastAsia="HGSｺﾞｼｯｸM" w:hAnsi="Arial" w:cs="Arial"/>
          <w:szCs w:val="21"/>
        </w:rPr>
        <w:t>1909</w:t>
      </w:r>
      <w:r w:rsidR="00365CFD" w:rsidRPr="0066459A">
        <w:rPr>
          <w:rFonts w:ascii="Arial" w:eastAsia="HGSｺﾞｼｯｸM" w:hAnsi="Arial" w:cs="Arial"/>
          <w:szCs w:val="21"/>
        </w:rPr>
        <w:t>年、ドイツで発行されたレンブラントの画集を丸善で購入した中村は、高価だったその本を、手垢で黒くなるほど熱心に見ていたといい、この頃、自画像が集中して制作されました。彼はレンブラント絵画の深い精神性にも共感しており、本作品でも鋭く内省的な世界が表されています。</w:t>
      </w:r>
    </w:p>
    <w:p w14:paraId="6532D92C" w14:textId="77777777" w:rsidR="00365CFD" w:rsidRDefault="00365CFD" w:rsidP="00365CFD">
      <w:pPr>
        <w:rPr>
          <w:rFonts w:ascii="Arial" w:eastAsia="HGSｺﾞｼｯｸM" w:hAnsi="Arial" w:cs="Arial"/>
          <w:szCs w:val="21"/>
        </w:rPr>
      </w:pPr>
    </w:p>
    <w:p w14:paraId="6AC26684" w14:textId="77777777" w:rsidR="00365CFD" w:rsidRDefault="00365CFD" w:rsidP="00365CFD">
      <w:pPr>
        <w:rPr>
          <w:rFonts w:ascii="Arial" w:eastAsia="HGSｺﾞｼｯｸM" w:hAnsi="Arial" w:cs="Arial"/>
          <w:szCs w:val="21"/>
        </w:rPr>
      </w:pPr>
    </w:p>
    <w:p w14:paraId="4B24B40F" w14:textId="1110715A" w:rsidR="00365CFD" w:rsidRPr="0066459A" w:rsidRDefault="0032423E" w:rsidP="00365CFD">
      <w:pPr>
        <w:rPr>
          <w:rFonts w:ascii="Arial" w:eastAsia="HGSｺﾞｼｯｸM" w:hAnsi="Arial" w:cs="Arial"/>
          <w:szCs w:val="21"/>
        </w:rPr>
      </w:pPr>
      <w:ins w:id="156" w:author="TRIVECTOR" w:date="2026-03-03T12:41:00Z" w16du:dateUtc="2026-03-03T03:41:00Z">
        <w:r>
          <w:rPr>
            <w:rFonts w:ascii="Arial" w:eastAsia="HGSｺﾞｼｯｸM" w:hAnsi="Arial" w:cs="Arial" w:hint="eastAsia"/>
            <w:b/>
            <w:bCs/>
            <w:szCs w:val="21"/>
          </w:rPr>
          <w:t xml:space="preserve">39 </w:t>
        </w:r>
      </w:ins>
      <w:r w:rsidR="00365CFD" w:rsidRPr="0066459A">
        <w:rPr>
          <w:rFonts w:ascii="Arial" w:eastAsia="HGSｺﾞｼｯｸM" w:hAnsi="Arial" w:cs="Arial"/>
          <w:b/>
          <w:bCs/>
          <w:szCs w:val="21"/>
        </w:rPr>
        <w:t>長谷川利行</w:t>
      </w:r>
      <w:r w:rsidR="00365CFD" w:rsidRPr="00FA1ACE">
        <w:rPr>
          <w:rFonts w:ascii="Arial" w:eastAsia="HGSｺﾞｼｯｸM" w:hAnsi="Arial" w:cs="Arial" w:hint="eastAsia"/>
          <w:b/>
          <w:bCs/>
          <w:szCs w:val="21"/>
          <w:highlight w:val="yellow"/>
        </w:rPr>
        <w:t>，</w:t>
      </w:r>
      <w:r w:rsidR="00365CFD" w:rsidRPr="0066459A">
        <w:rPr>
          <w:rFonts w:ascii="Arial" w:eastAsia="HGSｺﾞｼｯｸM" w:hAnsi="Arial" w:cs="Arial" w:hint="eastAsia"/>
          <w:b/>
        </w:rPr>
        <w:t>作、</w:t>
      </w:r>
      <w:r w:rsidR="00365CFD" w:rsidRPr="0066459A">
        <w:rPr>
          <w:rFonts w:ascii="Arial" w:eastAsia="HGSｺﾞｼｯｸM" w:hAnsi="Arial" w:cs="Arial"/>
          <w:b/>
          <w:bCs/>
          <w:szCs w:val="21"/>
        </w:rPr>
        <w:t>《</w:t>
      </w:r>
      <w:r w:rsidR="00365CFD" w:rsidRPr="0066459A">
        <w:rPr>
          <w:rFonts w:ascii="Arial" w:eastAsia="HGSｺﾞｼｯｸM" w:hAnsi="Arial" w:cs="Arial" w:hint="eastAsia"/>
          <w:b/>
          <w:bCs/>
          <w:szCs w:val="21"/>
        </w:rPr>
        <w:t>酒</w:t>
      </w:r>
      <w:r w:rsidR="00365CFD" w:rsidRPr="0066459A">
        <w:rPr>
          <w:rFonts w:ascii="Arial" w:eastAsia="HGSｺﾞｼｯｸM" w:hAnsi="Arial" w:cs="Arial"/>
          <w:b/>
          <w:bCs/>
          <w:szCs w:val="21"/>
        </w:rPr>
        <w:t>祭り・花島喜世子</w:t>
      </w:r>
      <w:r w:rsidR="00365CFD">
        <w:rPr>
          <w:rFonts w:ascii="Arial" w:eastAsia="HGSｺﾞｼｯｸM" w:hAnsi="Arial" w:cs="Arial"/>
          <w:b/>
          <w:bCs/>
          <w:szCs w:val="21"/>
        </w:rPr>
        <w:t>》</w:t>
      </w:r>
      <w:r w:rsidR="00365CFD" w:rsidRPr="004648C5">
        <w:rPr>
          <w:rFonts w:ascii="Arial" w:eastAsia="HGSｺﾞｼｯｸM" w:hAnsi="Arial" w:cs="Arial"/>
          <w:b/>
          <w:szCs w:val="21"/>
          <w:highlight w:val="yellow"/>
        </w:rPr>
        <w:t>。</w:t>
      </w:r>
      <w:r w:rsidR="00365CFD">
        <w:rPr>
          <w:rFonts w:ascii="Arial" w:eastAsia="HGSｺﾞｼｯｸM" w:hAnsi="Arial" w:cs="Arial" w:hint="eastAsia"/>
          <w:b/>
          <w:szCs w:val="21"/>
          <w:highlight w:val="yellow"/>
        </w:rPr>
        <w:t>，</w:t>
      </w:r>
      <w:r w:rsidR="00365CFD" w:rsidRPr="0066459A">
        <w:rPr>
          <w:rFonts w:ascii="Arial" w:eastAsia="HGSｺﾞｼｯｸM" w:hAnsi="Arial" w:cs="Arial"/>
          <w:szCs w:val="21"/>
        </w:rPr>
        <w:t>本作品はエノケンこと榎本健一が率いた浅草の劇団</w:t>
      </w:r>
      <w:r w:rsidR="00365CFD" w:rsidRPr="00AE59DE">
        <w:rPr>
          <w:rFonts w:ascii="Arial" w:eastAsia="HGSｺﾞｼｯｸM" w:hAnsi="Arial" w:cs="Arial" w:hint="eastAsia"/>
          <w:szCs w:val="21"/>
          <w:highlight w:val="yellow"/>
        </w:rPr>
        <w:t>，</w:t>
      </w:r>
      <w:r w:rsidR="00365CFD" w:rsidRPr="0066459A">
        <w:rPr>
          <w:rFonts w:ascii="Arial" w:eastAsia="HGSｺﾞｼｯｸM" w:hAnsi="Arial" w:cs="Arial"/>
          <w:szCs w:val="21"/>
        </w:rPr>
        <w:t>カジノ・フォーリーの花形女優、花島喜世子を描いたもの。</w:t>
      </w:r>
      <w:r w:rsidR="00365CFD" w:rsidRPr="0066459A">
        <w:rPr>
          <w:rFonts w:ascii="Arial" w:eastAsia="HGSｺﾞｼｯｸM" w:hAnsi="Arial" w:cs="Arial" w:hint="eastAsia"/>
          <w:szCs w:val="21"/>
        </w:rPr>
        <w:t>奔放な筆遣いと強烈な色彩によって、舞台の活気と熱気を伝えてきます。</w:t>
      </w:r>
      <w:r w:rsidR="00365CFD" w:rsidRPr="00FA1ACE">
        <w:rPr>
          <w:rFonts w:ascii="Arial" w:eastAsia="HGSｺﾞｼｯｸM" w:hAnsi="Arial" w:cs="Arial" w:hint="eastAsia"/>
          <w:b/>
          <w:bCs/>
          <w:szCs w:val="21"/>
          <w:highlight w:val="yellow"/>
        </w:rPr>
        <w:t>，</w:t>
      </w:r>
      <w:r w:rsidR="00365CFD" w:rsidRPr="0066459A">
        <w:rPr>
          <w:rFonts w:ascii="Arial" w:eastAsia="HGSｺﾞｼｯｸM" w:hAnsi="Arial" w:cs="Arial"/>
          <w:szCs w:val="21"/>
        </w:rPr>
        <w:t>長谷川利行は短歌や小説を発表する</w:t>
      </w:r>
      <w:commentRangeStart w:id="157"/>
      <w:r w:rsidR="00365CFD" w:rsidRPr="00356D77">
        <w:rPr>
          <w:rFonts w:ascii="Arial" w:eastAsia="HGSｺﾞｼｯｸM" w:hAnsi="Arial" w:cs="Arial" w:hint="eastAsia"/>
          <w:szCs w:val="21"/>
          <w:highlight w:val="magenta"/>
          <w:rPrChange w:id="158" w:author="TRIVECTOR" w:date="2026-03-03T15:35:00Z" w16du:dateUtc="2026-03-03T06:35:00Z">
            <w:rPr>
              <w:rFonts w:ascii="Arial" w:eastAsia="HGSｺﾞｼｯｸM" w:hAnsi="Arial" w:cs="Arial" w:hint="eastAsia"/>
              <w:szCs w:val="21"/>
            </w:rPr>
          </w:rPrChange>
        </w:rPr>
        <w:t>かたわら絵</w:t>
      </w:r>
      <w:commentRangeEnd w:id="157"/>
      <w:r w:rsidR="00356D77" w:rsidRPr="0066459A">
        <w:rPr>
          <w:rStyle w:val="aa"/>
          <w:rFonts w:ascii="Arial" w:eastAsia="HGSｺﾞｼｯｸM" w:hAnsi="Arial" w:cs="Arial"/>
          <w:sz w:val="21"/>
          <w:szCs w:val="21"/>
        </w:rPr>
        <w:commentReference w:id="157"/>
      </w:r>
      <w:r w:rsidR="00365CFD" w:rsidRPr="0066459A">
        <w:rPr>
          <w:rFonts w:ascii="Arial" w:eastAsia="HGSｺﾞｼｯｸM" w:hAnsi="Arial" w:cs="Arial"/>
          <w:szCs w:val="21"/>
        </w:rPr>
        <w:t>の制作に没頭し、新宿、浅草などを放浪しながら、街の風景や人々の姿を描きました。その無頼的な生き方も奔放な作風も、画壇には馴染みませんでしたが、一部の若い画家たちを強烈に惹き付けました。洲之内徹もまた、その生きざまと、長谷川が猥雑な現実から出現させた</w:t>
      </w:r>
      <w:r w:rsidR="00365CFD" w:rsidRPr="0043494D">
        <w:rPr>
          <w:rFonts w:ascii="Arial" w:eastAsia="HGSｺﾞｼｯｸM" w:hAnsi="Arial" w:cs="Arial" w:hint="eastAsia"/>
          <w:szCs w:val="21"/>
          <w:highlight w:val="yellow"/>
        </w:rPr>
        <w:t>，</w:t>
      </w:r>
      <w:r w:rsidR="00365CFD" w:rsidRPr="0066459A">
        <w:rPr>
          <w:rFonts w:ascii="Arial" w:eastAsia="HGSｺﾞｼｯｸM" w:hAnsi="Arial" w:cs="Arial"/>
          <w:szCs w:val="21"/>
        </w:rPr>
        <w:t>きらきらするような美の世界に惹かれた一人です。</w:t>
      </w:r>
    </w:p>
    <w:p w14:paraId="5A1C757F" w14:textId="77777777" w:rsidR="00365CFD" w:rsidRDefault="00365CFD" w:rsidP="00365CFD">
      <w:pPr>
        <w:rPr>
          <w:rFonts w:ascii="Arial" w:eastAsia="HGSｺﾞｼｯｸM" w:hAnsi="Arial" w:cs="Arial"/>
          <w:szCs w:val="21"/>
        </w:rPr>
      </w:pPr>
    </w:p>
    <w:p w14:paraId="07EE325C" w14:textId="77777777" w:rsidR="00365CFD" w:rsidRDefault="00365CFD">
      <w:pPr>
        <w:rPr>
          <w:rFonts w:ascii="Arial" w:eastAsia="HGSｺﾞｼｯｸM" w:hAnsi="Arial" w:cs="Arial"/>
        </w:rPr>
      </w:pPr>
    </w:p>
    <w:p w14:paraId="3A53C38D" w14:textId="668D1D1D" w:rsidR="00365CFD" w:rsidRPr="0066459A" w:rsidRDefault="0032423E" w:rsidP="00365CFD">
      <w:pPr>
        <w:rPr>
          <w:rFonts w:ascii="Arial" w:eastAsia="HGSｺﾞｼｯｸM" w:hAnsi="Arial" w:cs="Arial"/>
          <w:szCs w:val="21"/>
        </w:rPr>
      </w:pPr>
      <w:ins w:id="159" w:author="TRIVECTOR" w:date="2026-03-03T12:41:00Z" w16du:dateUtc="2026-03-03T03:41:00Z">
        <w:r>
          <w:rPr>
            <w:rFonts w:ascii="Arial" w:eastAsia="HGSｺﾞｼｯｸM" w:hAnsi="Arial" w:cs="Arial" w:hint="eastAsia"/>
            <w:b/>
            <w:bCs/>
            <w:szCs w:val="21"/>
          </w:rPr>
          <w:t xml:space="preserve">40 </w:t>
        </w:r>
      </w:ins>
      <w:r w:rsidR="00365CFD" w:rsidRPr="0066459A">
        <w:rPr>
          <w:rFonts w:ascii="Arial" w:eastAsia="HGSｺﾞｼｯｸM" w:hAnsi="Arial" w:cs="Arial"/>
          <w:b/>
          <w:bCs/>
          <w:szCs w:val="21"/>
        </w:rPr>
        <w:t>長谷川</w:t>
      </w:r>
      <w:r w:rsidR="00365CFD" w:rsidRPr="0066459A">
        <w:rPr>
          <w:rFonts w:ascii="Arial" w:eastAsia="ＭＳ 明朝" w:hAnsi="Arial" w:cs="Arial"/>
          <w:b/>
          <w:bCs/>
          <w:szCs w:val="21"/>
        </w:rPr>
        <w:t>潾</w:t>
      </w:r>
      <w:r w:rsidR="00365CFD" w:rsidRPr="0066459A">
        <w:rPr>
          <w:rFonts w:ascii="Arial" w:eastAsia="HGSｺﾞｼｯｸM" w:hAnsi="Arial" w:cs="Arial"/>
          <w:b/>
          <w:bCs/>
          <w:szCs w:val="21"/>
        </w:rPr>
        <w:t>二郎</w:t>
      </w:r>
      <w:r w:rsidR="00365CFD" w:rsidRPr="00FA1ACE">
        <w:rPr>
          <w:rFonts w:ascii="Arial" w:eastAsia="HGSｺﾞｼｯｸM" w:hAnsi="Arial" w:cs="Arial" w:hint="eastAsia"/>
          <w:b/>
          <w:bCs/>
          <w:szCs w:val="21"/>
          <w:highlight w:val="yellow"/>
        </w:rPr>
        <w:t>，</w:t>
      </w:r>
      <w:r w:rsidR="00365CFD" w:rsidRPr="0066459A">
        <w:rPr>
          <w:rFonts w:ascii="Arial" w:eastAsia="HGSｺﾞｼｯｸM" w:hAnsi="Arial" w:cs="Arial" w:hint="eastAsia"/>
          <w:b/>
        </w:rPr>
        <w:t>作、</w:t>
      </w:r>
      <w:r w:rsidR="00365CFD" w:rsidRPr="0066459A">
        <w:rPr>
          <w:rFonts w:ascii="Arial" w:eastAsia="HGSｺﾞｼｯｸM" w:hAnsi="Arial" w:cs="Arial"/>
          <w:b/>
          <w:bCs/>
          <w:szCs w:val="21"/>
        </w:rPr>
        <w:t>《猫</w:t>
      </w:r>
      <w:r w:rsidR="00365CFD">
        <w:rPr>
          <w:rFonts w:ascii="Arial" w:eastAsia="HGSｺﾞｼｯｸM" w:hAnsi="Arial" w:cs="Arial"/>
          <w:b/>
          <w:bCs/>
          <w:szCs w:val="21"/>
        </w:rPr>
        <w:t>》</w:t>
      </w:r>
      <w:r w:rsidR="00365CFD" w:rsidRPr="004648C5">
        <w:rPr>
          <w:rFonts w:ascii="Arial" w:eastAsia="HGSｺﾞｼｯｸM" w:hAnsi="Arial" w:cs="Arial"/>
          <w:b/>
          <w:szCs w:val="21"/>
          <w:highlight w:val="yellow"/>
        </w:rPr>
        <w:t>。</w:t>
      </w:r>
      <w:r w:rsidR="00365CFD">
        <w:rPr>
          <w:rFonts w:ascii="Arial" w:eastAsia="HGSｺﾞｼｯｸM" w:hAnsi="Arial" w:cs="Arial" w:hint="eastAsia"/>
          <w:b/>
          <w:szCs w:val="21"/>
          <w:highlight w:val="yellow"/>
        </w:rPr>
        <w:t>，</w:t>
      </w:r>
      <w:r w:rsidR="00365CFD" w:rsidRPr="00356D77">
        <w:rPr>
          <w:rFonts w:ascii="Arial" w:eastAsia="HGSｺﾞｼｯｸM" w:hAnsi="Arial" w:cs="Arial" w:hint="eastAsia"/>
          <w:szCs w:val="21"/>
          <w:highlight w:val="magenta"/>
          <w:rPrChange w:id="160" w:author="TRIVECTOR" w:date="2026-03-03T15:36:00Z" w16du:dateUtc="2026-03-03T06:36:00Z">
            <w:rPr>
              <w:rFonts w:ascii="Arial" w:eastAsia="HGSｺﾞｼｯｸM" w:hAnsi="Arial" w:cs="Arial" w:hint="eastAsia"/>
              <w:szCs w:val="21"/>
            </w:rPr>
          </w:rPrChange>
        </w:rPr>
        <w:t>猫</w:t>
      </w:r>
      <w:r w:rsidR="00365CFD" w:rsidRPr="0066459A">
        <w:rPr>
          <w:rFonts w:ascii="Arial" w:eastAsia="HGSｺﾞｼｯｸM" w:hAnsi="Arial" w:cs="Arial"/>
          <w:szCs w:val="21"/>
        </w:rPr>
        <w:t>の髭が片方しかないのは、遅筆だった上に、実物を眼の前</w:t>
      </w:r>
      <w:r w:rsidR="00365CFD" w:rsidRPr="0066459A">
        <w:rPr>
          <w:rFonts w:ascii="Arial" w:eastAsia="HGSｺﾞｼｯｸM" w:hAnsi="Arial" w:cs="Arial"/>
          <w:szCs w:val="21"/>
        </w:rPr>
        <w:lastRenderedPageBreak/>
        <w:t>にしないと描けないという作者が、この絵を描くのに何年もかかってしまい、その間に猫が死んでしまったから。洲之内徹によって紹介されたこの逸話によって、人気となった作品です。</w:t>
      </w:r>
      <w:r w:rsidR="00365CFD" w:rsidRPr="00FA1ACE">
        <w:rPr>
          <w:rFonts w:ascii="Arial" w:eastAsia="HGSｺﾞｼｯｸM" w:hAnsi="Arial" w:cs="Arial" w:hint="eastAsia"/>
          <w:b/>
          <w:bCs/>
          <w:szCs w:val="21"/>
          <w:highlight w:val="yellow"/>
        </w:rPr>
        <w:t>，</w:t>
      </w:r>
      <w:r w:rsidR="00365CFD" w:rsidRPr="0066459A">
        <w:rPr>
          <w:rFonts w:ascii="Arial" w:eastAsia="HGSｺﾞｼｯｸM" w:hAnsi="Arial" w:cs="Arial"/>
          <w:szCs w:val="21"/>
        </w:rPr>
        <w:t>薄いグレーと赤の鮮やかな対比、楕円形にまとめられた猫の形等、無駄のない簡潔な構成は、丁寧に描かれた愛猫の存在感を引き立て、画家とモデルの時間を結晶化したような、詩的な世界を創り上げています。作者が対象を見つめ、捉えようとしたのは、眼の前の現実が垣間見せる神秘的な美の世界でした。</w:t>
      </w:r>
    </w:p>
    <w:p w14:paraId="3A81C40D" w14:textId="77777777" w:rsidR="00365CFD" w:rsidRDefault="00365CFD" w:rsidP="00365CFD">
      <w:pPr>
        <w:rPr>
          <w:rFonts w:ascii="Arial" w:eastAsia="HGSｺﾞｼｯｸM" w:hAnsi="Arial" w:cs="Arial"/>
          <w:szCs w:val="21"/>
        </w:rPr>
      </w:pPr>
    </w:p>
    <w:p w14:paraId="1F4AF9AC" w14:textId="77777777" w:rsidR="00365CFD" w:rsidRDefault="00365CFD" w:rsidP="00365CFD">
      <w:pPr>
        <w:rPr>
          <w:rFonts w:ascii="Arial" w:eastAsia="HGSｺﾞｼｯｸM" w:hAnsi="Arial" w:cs="Arial"/>
          <w:szCs w:val="21"/>
        </w:rPr>
      </w:pPr>
    </w:p>
    <w:p w14:paraId="455D0996" w14:textId="7B521ACD" w:rsidR="00365CFD" w:rsidRPr="00973467" w:rsidRDefault="00356D77" w:rsidP="00365CFD">
      <w:pPr>
        <w:rPr>
          <w:rFonts w:ascii="Arial" w:eastAsia="HGSｺﾞｼｯｸM" w:hAnsi="Arial" w:cs="Arial"/>
          <w:b/>
          <w:bCs/>
          <w:szCs w:val="21"/>
        </w:rPr>
      </w:pPr>
      <w:ins w:id="161" w:author="TRIVECTOR" w:date="2026-03-03T15:37:00Z" w16du:dateUtc="2026-03-03T06:37:00Z">
        <w:r>
          <w:rPr>
            <w:rFonts w:ascii="Arial" w:eastAsia="HGSｺﾞｼｯｸM" w:hAnsi="Arial" w:cs="Arial" w:hint="eastAsia"/>
            <w:b/>
            <w:bCs/>
            <w:szCs w:val="21"/>
          </w:rPr>
          <w:t xml:space="preserve">41 </w:t>
        </w:r>
      </w:ins>
      <w:r w:rsidR="00365CFD" w:rsidRPr="0066459A">
        <w:rPr>
          <w:rFonts w:ascii="Arial" w:eastAsia="HGSｺﾞｼｯｸM" w:hAnsi="Arial" w:cs="Arial"/>
          <w:b/>
          <w:bCs/>
          <w:szCs w:val="21"/>
        </w:rPr>
        <w:t>萬鉄五郎</w:t>
      </w:r>
      <w:r w:rsidR="00365CFD" w:rsidRPr="00FA1ACE">
        <w:rPr>
          <w:rFonts w:ascii="Arial" w:eastAsia="HGSｺﾞｼｯｸM" w:hAnsi="Arial" w:cs="Arial" w:hint="eastAsia"/>
          <w:b/>
          <w:bCs/>
          <w:szCs w:val="21"/>
          <w:highlight w:val="yellow"/>
        </w:rPr>
        <w:t>，</w:t>
      </w:r>
      <w:r w:rsidR="00365CFD" w:rsidRPr="0066459A">
        <w:rPr>
          <w:rFonts w:ascii="Arial" w:eastAsia="HGSｺﾞｼｯｸM" w:hAnsi="Arial" w:cs="Arial" w:hint="eastAsia"/>
          <w:b/>
        </w:rPr>
        <w:t>作、</w:t>
      </w:r>
      <w:r w:rsidR="00365CFD" w:rsidRPr="0066459A">
        <w:rPr>
          <w:rFonts w:ascii="Arial" w:eastAsia="HGSｺﾞｼｯｸM" w:hAnsi="Arial" w:cs="Arial"/>
          <w:b/>
          <w:bCs/>
          <w:szCs w:val="21"/>
        </w:rPr>
        <w:t>《風景・春</w:t>
      </w:r>
      <w:r w:rsidR="00365CFD">
        <w:rPr>
          <w:rFonts w:ascii="Arial" w:eastAsia="HGSｺﾞｼｯｸM" w:hAnsi="Arial" w:cs="Arial"/>
          <w:b/>
          <w:bCs/>
          <w:szCs w:val="21"/>
        </w:rPr>
        <w:t>》</w:t>
      </w:r>
      <w:r w:rsidR="00365CFD" w:rsidRPr="004648C5">
        <w:rPr>
          <w:rFonts w:ascii="Arial" w:eastAsia="HGSｺﾞｼｯｸM" w:hAnsi="Arial" w:cs="Arial"/>
          <w:b/>
          <w:szCs w:val="21"/>
          <w:highlight w:val="yellow"/>
        </w:rPr>
        <w:t>。</w:t>
      </w:r>
      <w:r w:rsidR="00365CFD">
        <w:rPr>
          <w:rFonts w:ascii="Arial" w:eastAsia="HGSｺﾞｼｯｸM" w:hAnsi="Arial" w:cs="Arial" w:hint="eastAsia"/>
          <w:b/>
          <w:szCs w:val="21"/>
          <w:highlight w:val="yellow"/>
        </w:rPr>
        <w:t>，</w:t>
      </w:r>
      <w:r w:rsidR="00365CFD" w:rsidRPr="0066459A">
        <w:rPr>
          <w:rFonts w:ascii="Arial" w:eastAsia="HGSｺﾞｼｯｸM" w:hAnsi="Arial" w:cs="Arial"/>
          <w:szCs w:val="21"/>
        </w:rPr>
        <w:t>萬鉄五郎は</w:t>
      </w:r>
      <w:r w:rsidR="00365CFD" w:rsidRPr="0066459A">
        <w:rPr>
          <w:rFonts w:ascii="Arial" w:eastAsia="HGSｺﾞｼｯｸM" w:hAnsi="Arial" w:cs="Arial"/>
          <w:szCs w:val="21"/>
        </w:rPr>
        <w:t>1912</w:t>
      </w:r>
      <w:r w:rsidR="00365CFD" w:rsidRPr="0066459A">
        <w:rPr>
          <w:rFonts w:ascii="Arial" w:eastAsia="HGSｺﾞｼｯｸM" w:hAnsi="Arial" w:cs="Arial"/>
          <w:szCs w:val="21"/>
        </w:rPr>
        <w:t>年、日本の</w:t>
      </w:r>
      <w:r w:rsidR="00365CFD" w:rsidRPr="008454A0">
        <w:rPr>
          <w:rFonts w:ascii="Arial" w:eastAsia="HGSｺﾞｼｯｸM" w:hAnsi="Arial" w:cs="Arial" w:hint="eastAsia"/>
          <w:szCs w:val="21"/>
          <w:highlight w:val="magenta"/>
          <w:rPrChange w:id="162" w:author="TRIVECTOR" w:date="2026-03-03T15:39:00Z" w16du:dateUtc="2026-03-03T06:39:00Z">
            <w:rPr>
              <w:rFonts w:ascii="Arial" w:eastAsia="HGSｺﾞｼｯｸM" w:hAnsi="Arial" w:cs="Arial" w:hint="eastAsia"/>
              <w:szCs w:val="21"/>
            </w:rPr>
          </w:rPrChange>
        </w:rPr>
        <w:t>フォーヴィスム</w:t>
      </w:r>
      <w:r w:rsidR="00365CFD" w:rsidRPr="0066459A">
        <w:rPr>
          <w:rFonts w:ascii="Arial" w:eastAsia="HGSｺﾞｼｯｸM" w:hAnsi="Arial" w:cs="Arial"/>
          <w:szCs w:val="21"/>
        </w:rPr>
        <w:t>の最も早い作例とされる</w:t>
      </w:r>
      <w:r w:rsidR="00365CFD" w:rsidRPr="0043494D">
        <w:rPr>
          <w:rFonts w:ascii="Arial" w:eastAsia="HGSｺﾞｼｯｸM" w:hAnsi="Arial" w:cs="Arial" w:hint="eastAsia"/>
          <w:szCs w:val="21"/>
          <w:highlight w:val="yellow"/>
        </w:rPr>
        <w:t>，</w:t>
      </w:r>
      <w:r w:rsidR="00365CFD" w:rsidRPr="0066459A">
        <w:rPr>
          <w:rFonts w:ascii="Arial" w:eastAsia="HGSｺﾞｼｯｸM" w:hAnsi="Arial" w:cs="Arial"/>
          <w:szCs w:val="21"/>
        </w:rPr>
        <w:t>裸体美人を</w:t>
      </w:r>
      <w:r w:rsidR="00365CFD" w:rsidRPr="00C239FB">
        <w:rPr>
          <w:rFonts w:ascii="Arial" w:eastAsia="HGSｺﾞｼｯｸM" w:hAnsi="Arial" w:cs="Arial" w:hint="eastAsia"/>
          <w:szCs w:val="21"/>
          <w:highlight w:val="yellow"/>
        </w:rPr>
        <w:t>，</w:t>
      </w:r>
      <w:r w:rsidR="00365CFD" w:rsidRPr="0066459A">
        <w:rPr>
          <w:rFonts w:ascii="Arial" w:eastAsia="HGSｺﾞｼｯｸM" w:hAnsi="Arial" w:cs="Arial"/>
          <w:szCs w:val="21"/>
        </w:rPr>
        <w:t>東京美術学校</w:t>
      </w:r>
      <w:r w:rsidR="00365CFD" w:rsidRPr="000A55EE">
        <w:rPr>
          <w:rFonts w:ascii="Arial" w:eastAsia="HGSｺﾞｼｯｸM" w:hAnsi="Arial" w:cs="Arial" w:hint="eastAsia"/>
          <w:szCs w:val="21"/>
          <w:highlight w:val="yellow"/>
        </w:rPr>
        <w:t>，</w:t>
      </w:r>
      <w:r w:rsidR="00365CFD" w:rsidRPr="006026FA">
        <w:rPr>
          <w:rFonts w:ascii="Arial" w:eastAsia="HGSｺﾞｼｯｸM" w:hAnsi="Arial" w:cs="Arial"/>
          <w:szCs w:val="21"/>
          <w:highlight w:val="yellow"/>
        </w:rPr>
        <w:t>現</w:t>
      </w:r>
      <w:r w:rsidR="00365CFD" w:rsidRPr="006026FA">
        <w:rPr>
          <w:rFonts w:ascii="Arial" w:eastAsia="HGSｺﾞｼｯｸM" w:hAnsi="Arial" w:cs="Arial" w:hint="eastAsia"/>
          <w:szCs w:val="21"/>
          <w:highlight w:val="yellow"/>
        </w:rPr>
        <w:t>在の</w:t>
      </w:r>
      <w:r w:rsidR="00365CFD" w:rsidRPr="0066459A">
        <w:rPr>
          <w:rFonts w:ascii="Arial" w:eastAsia="HGSｺﾞｼｯｸM" w:hAnsi="Arial" w:cs="Arial"/>
          <w:szCs w:val="21"/>
        </w:rPr>
        <w:t>東京藝術大学の卒業制作として発表し、周囲に衝撃を</w:t>
      </w:r>
      <w:r w:rsidR="00365CFD" w:rsidRPr="008454A0">
        <w:rPr>
          <w:rFonts w:ascii="Arial" w:eastAsia="HGSｺﾞｼｯｸM" w:hAnsi="Arial" w:cs="Arial" w:hint="eastAsia"/>
          <w:szCs w:val="21"/>
          <w:highlight w:val="magenta"/>
          <w:rPrChange w:id="163" w:author="TRIVECTOR" w:date="2026-03-03T15:39:00Z" w16du:dateUtc="2026-03-03T06:39:00Z">
            <w:rPr>
              <w:rFonts w:ascii="Arial" w:eastAsia="HGSｺﾞｼｯｸM" w:hAnsi="Arial" w:cs="Arial" w:hint="eastAsia"/>
              <w:szCs w:val="21"/>
            </w:rPr>
          </w:rPrChange>
        </w:rPr>
        <w:t>与えました</w:t>
      </w:r>
      <w:r w:rsidR="00365CFD" w:rsidRPr="0066459A">
        <w:rPr>
          <w:rFonts w:ascii="Arial" w:eastAsia="HGSｺﾞｼｯｸM" w:hAnsi="Arial" w:cs="Arial"/>
          <w:szCs w:val="21"/>
        </w:rPr>
        <w:t>。本作は、同年開催されたヒュウザン会第</w:t>
      </w:r>
      <w:r w:rsidR="00365CFD" w:rsidRPr="0066459A">
        <w:rPr>
          <w:rFonts w:ascii="Arial" w:eastAsia="HGSｺﾞｼｯｸM" w:hAnsi="Arial" w:cs="Arial"/>
          <w:szCs w:val="21"/>
        </w:rPr>
        <w:t>1</w:t>
      </w:r>
      <w:r w:rsidR="00365CFD" w:rsidRPr="0066459A">
        <w:rPr>
          <w:rFonts w:ascii="Arial" w:eastAsia="HGSｺﾞｼｯｸM" w:hAnsi="Arial" w:cs="Arial"/>
          <w:szCs w:val="21"/>
        </w:rPr>
        <w:t>回展の出品作です。描かれているのは桜咲く坂道でしょうか。ここは作者の身近な場所だと思われますが、現実の風景は大胆にデフォルメされ、心理的な印象が表されています。</w:t>
      </w:r>
      <w:r w:rsidR="00365CFD" w:rsidRPr="00FA1ACE">
        <w:rPr>
          <w:rFonts w:ascii="Arial" w:eastAsia="HGSｺﾞｼｯｸM" w:hAnsi="Arial" w:cs="Arial" w:hint="eastAsia"/>
          <w:b/>
          <w:bCs/>
          <w:szCs w:val="21"/>
          <w:highlight w:val="yellow"/>
        </w:rPr>
        <w:t>，</w:t>
      </w:r>
      <w:r w:rsidR="00365CFD" w:rsidRPr="0066459A">
        <w:rPr>
          <w:rFonts w:ascii="Arial" w:eastAsia="HGSｺﾞｼｯｸM" w:hAnsi="Arial" w:cs="Arial"/>
          <w:szCs w:val="21"/>
        </w:rPr>
        <w:t>本作品は、洲之内徹旧蔵の一点でもあります。洲之内はいち早く萬を再評価した一人で、彼の「選ばれた者の恍惚と不安」、そして非凡であるが故の「孤独の深さ」を読み取っていました。</w:t>
      </w:r>
    </w:p>
    <w:p w14:paraId="1D459F54" w14:textId="77777777" w:rsidR="00365CFD" w:rsidRDefault="00365CFD" w:rsidP="00365CFD">
      <w:pPr>
        <w:rPr>
          <w:rFonts w:ascii="Arial" w:eastAsia="HGSｺﾞｼｯｸM" w:hAnsi="Arial" w:cs="Arial"/>
          <w:szCs w:val="21"/>
        </w:rPr>
      </w:pPr>
    </w:p>
    <w:p w14:paraId="12FE1935" w14:textId="77777777" w:rsidR="00365CFD" w:rsidRDefault="00365CFD" w:rsidP="00365CFD">
      <w:pPr>
        <w:rPr>
          <w:rFonts w:ascii="Arial" w:eastAsia="HGSｺﾞｼｯｸM" w:hAnsi="Arial" w:cs="Arial"/>
          <w:szCs w:val="21"/>
        </w:rPr>
      </w:pPr>
    </w:p>
    <w:p w14:paraId="06637876" w14:textId="68C70CBD" w:rsidR="00365CFD" w:rsidRPr="00A43F0B" w:rsidRDefault="00356D77" w:rsidP="00365CFD">
      <w:pPr>
        <w:rPr>
          <w:rFonts w:ascii="Arial" w:eastAsia="HGSｺﾞｼｯｸM" w:hAnsi="Arial" w:cs="Arial"/>
          <w:b/>
          <w:bCs/>
          <w:szCs w:val="21"/>
        </w:rPr>
      </w:pPr>
      <w:ins w:id="164" w:author="TRIVECTOR" w:date="2026-03-03T15:37:00Z" w16du:dateUtc="2026-03-03T06:37:00Z">
        <w:r>
          <w:rPr>
            <w:rFonts w:ascii="Arial" w:eastAsia="HGSｺﾞｼｯｸM" w:hAnsi="Arial" w:cs="Arial" w:hint="eastAsia"/>
            <w:b/>
            <w:bCs/>
            <w:szCs w:val="21"/>
          </w:rPr>
          <w:t xml:space="preserve">42 </w:t>
        </w:r>
      </w:ins>
      <w:r w:rsidR="00365CFD" w:rsidRPr="008454A0">
        <w:rPr>
          <w:rFonts w:ascii="Arial" w:eastAsia="HGSｺﾞｼｯｸM" w:hAnsi="Arial" w:cs="Arial" w:hint="eastAsia"/>
          <w:b/>
          <w:bCs/>
          <w:szCs w:val="21"/>
          <w:highlight w:val="magenta"/>
          <w:rPrChange w:id="165" w:author="TRIVECTOR" w:date="2026-03-03T15:40:00Z" w16du:dateUtc="2026-03-03T06:40:00Z">
            <w:rPr>
              <w:rFonts w:ascii="Arial" w:eastAsia="HGSｺﾞｼｯｸM" w:hAnsi="Arial" w:cs="Arial" w:hint="eastAsia"/>
              <w:b/>
              <w:bCs/>
              <w:szCs w:val="21"/>
            </w:rPr>
          </w:rPrChange>
        </w:rPr>
        <w:t>東郷</w:t>
      </w:r>
      <w:r w:rsidR="00365CFD" w:rsidRPr="0066459A">
        <w:rPr>
          <w:rFonts w:ascii="Arial" w:eastAsia="HGSｺﾞｼｯｸM" w:hAnsi="Arial" w:cs="Arial"/>
          <w:b/>
          <w:bCs/>
          <w:szCs w:val="21"/>
        </w:rPr>
        <w:t>青児</w:t>
      </w:r>
      <w:r w:rsidR="00365CFD" w:rsidRPr="00FA1ACE">
        <w:rPr>
          <w:rFonts w:ascii="Arial" w:eastAsia="HGSｺﾞｼｯｸM" w:hAnsi="Arial" w:cs="Arial" w:hint="eastAsia"/>
          <w:b/>
          <w:bCs/>
          <w:szCs w:val="21"/>
          <w:highlight w:val="yellow"/>
        </w:rPr>
        <w:t>，</w:t>
      </w:r>
      <w:r w:rsidR="00365CFD" w:rsidRPr="0066459A">
        <w:rPr>
          <w:rFonts w:ascii="Arial" w:eastAsia="HGSｺﾞｼｯｸM" w:hAnsi="Arial" w:cs="Arial" w:hint="eastAsia"/>
          <w:b/>
        </w:rPr>
        <w:t>作、</w:t>
      </w:r>
      <w:r w:rsidR="00365CFD" w:rsidRPr="0066459A">
        <w:rPr>
          <w:rFonts w:ascii="Arial" w:eastAsia="HGSｺﾞｼｯｸM" w:hAnsi="Arial" w:cs="Arial"/>
          <w:b/>
          <w:bCs/>
          <w:szCs w:val="21"/>
        </w:rPr>
        <w:t>《コーヒーを飲む女</w:t>
      </w:r>
      <w:r w:rsidR="00365CFD">
        <w:rPr>
          <w:rFonts w:ascii="Arial" w:eastAsia="HGSｺﾞｼｯｸM" w:hAnsi="Arial" w:cs="Arial"/>
          <w:b/>
          <w:bCs/>
          <w:szCs w:val="21"/>
        </w:rPr>
        <w:t>》</w:t>
      </w:r>
      <w:r w:rsidR="00365CFD" w:rsidRPr="004648C5">
        <w:rPr>
          <w:rFonts w:ascii="Arial" w:eastAsia="HGSｺﾞｼｯｸM" w:hAnsi="Arial" w:cs="Arial"/>
          <w:b/>
          <w:szCs w:val="21"/>
          <w:highlight w:val="yellow"/>
        </w:rPr>
        <w:t>。</w:t>
      </w:r>
      <w:r w:rsidR="00365CFD">
        <w:rPr>
          <w:rFonts w:ascii="Arial" w:eastAsia="HGSｺﾞｼｯｸM" w:hAnsi="Arial" w:cs="Arial" w:hint="eastAsia"/>
          <w:b/>
          <w:szCs w:val="21"/>
          <w:highlight w:val="yellow"/>
        </w:rPr>
        <w:t>，</w:t>
      </w:r>
      <w:r w:rsidR="00365CFD" w:rsidRPr="0066459A">
        <w:rPr>
          <w:rFonts w:ascii="Arial" w:eastAsia="HGSｺﾞｼｯｸM" w:hAnsi="Arial" w:cs="Arial"/>
          <w:szCs w:val="21"/>
        </w:rPr>
        <w:t>1907</w:t>
      </w:r>
      <w:r w:rsidR="00365CFD" w:rsidRPr="0066459A">
        <w:rPr>
          <w:rFonts w:ascii="Arial" w:eastAsia="HGSｺﾞｼｯｸM" w:hAnsi="Arial" w:cs="Arial"/>
          <w:szCs w:val="21"/>
        </w:rPr>
        <w:t>年頃創始され、</w:t>
      </w:r>
      <w:r w:rsidR="00365CFD" w:rsidRPr="0066459A">
        <w:rPr>
          <w:rFonts w:ascii="Arial" w:eastAsia="HGSｺﾞｼｯｸM" w:hAnsi="Arial" w:cs="Arial"/>
          <w:szCs w:val="21"/>
        </w:rPr>
        <w:t>20</w:t>
      </w:r>
      <w:r w:rsidR="00365CFD" w:rsidRPr="0066459A">
        <w:rPr>
          <w:rFonts w:ascii="Arial" w:eastAsia="HGSｺﾞｼｯｸM" w:hAnsi="Arial" w:cs="Arial"/>
          <w:szCs w:val="21"/>
        </w:rPr>
        <w:t>世紀最大の芸術革命となったキュビスムは、</w:t>
      </w:r>
      <w:r w:rsidR="00365CFD" w:rsidRPr="0066459A">
        <w:rPr>
          <w:rFonts w:ascii="Arial" w:eastAsia="HGSｺﾞｼｯｸM" w:hAnsi="Arial" w:cs="Arial"/>
          <w:szCs w:val="21"/>
        </w:rPr>
        <w:t>1910</w:t>
      </w:r>
      <w:r w:rsidR="00365CFD" w:rsidRPr="0066459A">
        <w:rPr>
          <w:rFonts w:ascii="Arial" w:eastAsia="HGSｺﾞｼｯｸM" w:hAnsi="Arial" w:cs="Arial"/>
          <w:szCs w:val="21"/>
        </w:rPr>
        <w:t>年代には日本にも伝わります。この動向にいち早く反応した</w:t>
      </w:r>
      <w:r w:rsidR="00365CFD" w:rsidRPr="008454A0">
        <w:rPr>
          <w:rFonts w:ascii="Arial" w:eastAsia="HGSｺﾞｼｯｸM" w:hAnsi="Arial" w:cs="Arial" w:hint="eastAsia"/>
          <w:szCs w:val="21"/>
          <w:highlight w:val="magenta"/>
          <w:rPrChange w:id="166" w:author="TRIVECTOR" w:date="2026-03-03T15:40:00Z" w16du:dateUtc="2026-03-03T06:40:00Z">
            <w:rPr>
              <w:rFonts w:ascii="Arial" w:eastAsia="HGSｺﾞｼｯｸM" w:hAnsi="Arial" w:cs="Arial" w:hint="eastAsia"/>
              <w:szCs w:val="21"/>
            </w:rPr>
          </w:rPrChange>
        </w:rPr>
        <w:t>東郷</w:t>
      </w:r>
      <w:r w:rsidR="00365CFD" w:rsidRPr="0066459A">
        <w:rPr>
          <w:rFonts w:ascii="Arial" w:eastAsia="HGSｺﾞｼｯｸM" w:hAnsi="Arial" w:cs="Arial"/>
          <w:szCs w:val="21"/>
        </w:rPr>
        <w:t>青児は、</w:t>
      </w:r>
      <w:r w:rsidR="00365CFD" w:rsidRPr="0066459A">
        <w:rPr>
          <w:rFonts w:ascii="Arial" w:eastAsia="HGSｺﾞｼｯｸM" w:hAnsi="Arial" w:cs="Arial"/>
          <w:szCs w:val="21"/>
        </w:rPr>
        <w:t>1915</w:t>
      </w:r>
      <w:r w:rsidR="00365CFD" w:rsidRPr="0066459A">
        <w:rPr>
          <w:rFonts w:ascii="Arial" w:eastAsia="HGSｺﾞｼｯｸM" w:hAnsi="Arial" w:cs="Arial"/>
          <w:szCs w:val="21"/>
        </w:rPr>
        <w:t>年の</w:t>
      </w:r>
      <w:commentRangeStart w:id="167"/>
      <w:r w:rsidR="00365CFD" w:rsidRPr="0066459A">
        <w:rPr>
          <w:rFonts w:ascii="Arial" w:eastAsia="HGSｺﾞｼｯｸM" w:hAnsi="Arial" w:cs="Arial"/>
          <w:szCs w:val="21"/>
        </w:rPr>
        <w:t>初個展</w:t>
      </w:r>
      <w:commentRangeEnd w:id="167"/>
      <w:r w:rsidR="008454A0" w:rsidRPr="0066459A">
        <w:rPr>
          <w:rStyle w:val="aa"/>
          <w:rFonts w:ascii="Arial" w:eastAsia="HGSｺﾞｼｯｸM" w:hAnsi="Arial" w:cs="Arial"/>
          <w:sz w:val="21"/>
          <w:szCs w:val="21"/>
        </w:rPr>
        <w:commentReference w:id="167"/>
      </w:r>
      <w:r w:rsidR="00365CFD" w:rsidRPr="0066459A">
        <w:rPr>
          <w:rFonts w:ascii="Arial" w:eastAsia="HGSｺﾞｼｯｸM" w:hAnsi="Arial" w:cs="Arial"/>
          <w:szCs w:val="21"/>
        </w:rPr>
        <w:t>で前衛的な作品を発表、美術雑誌に我が国最初のキュビストとして取り上げられ、翌年には</w:t>
      </w:r>
      <w:commentRangeStart w:id="168"/>
      <w:r w:rsidR="00365CFD" w:rsidRPr="0066459A">
        <w:rPr>
          <w:rFonts w:ascii="Arial" w:eastAsia="HGSｺﾞｼｯｸM" w:hAnsi="Arial" w:cs="Arial"/>
          <w:szCs w:val="21"/>
        </w:rPr>
        <w:t>二科賞</w:t>
      </w:r>
      <w:commentRangeEnd w:id="168"/>
      <w:r w:rsidR="008454A0" w:rsidRPr="0066459A">
        <w:rPr>
          <w:rStyle w:val="aa"/>
          <w:rFonts w:ascii="Arial" w:eastAsia="HGSｺﾞｼｯｸM" w:hAnsi="Arial" w:cs="Arial"/>
          <w:sz w:val="21"/>
          <w:szCs w:val="21"/>
        </w:rPr>
        <w:commentReference w:id="168"/>
      </w:r>
      <w:r w:rsidR="00365CFD" w:rsidRPr="0066459A">
        <w:rPr>
          <w:rFonts w:ascii="Arial" w:eastAsia="HGSｺﾞｼｯｸM" w:hAnsi="Arial" w:cs="Arial"/>
          <w:szCs w:val="21"/>
        </w:rPr>
        <w:t>も受賞しました。しかし東郷が本格的に</w:t>
      </w:r>
      <w:r w:rsidR="00365CFD" w:rsidRPr="008454A0">
        <w:rPr>
          <w:rFonts w:ascii="Arial" w:eastAsia="HGSｺﾞｼｯｸM" w:hAnsi="Arial" w:cs="Arial" w:hint="eastAsia"/>
          <w:szCs w:val="21"/>
          <w:highlight w:val="magenta"/>
          <w:rPrChange w:id="169" w:author="TRIVECTOR" w:date="2026-03-03T15:46:00Z" w16du:dateUtc="2026-03-03T06:46:00Z">
            <w:rPr>
              <w:rFonts w:ascii="Arial" w:eastAsia="HGSｺﾞｼｯｸM" w:hAnsi="Arial" w:cs="Arial" w:hint="eastAsia"/>
              <w:szCs w:val="21"/>
            </w:rPr>
          </w:rPrChange>
        </w:rPr>
        <w:t>キュビスム</w:t>
      </w:r>
      <w:r w:rsidR="00365CFD" w:rsidRPr="0066459A">
        <w:rPr>
          <w:rFonts w:ascii="Arial" w:eastAsia="HGSｺﾞｼｯｸM" w:hAnsi="Arial" w:cs="Arial"/>
          <w:szCs w:val="21"/>
        </w:rPr>
        <w:t>や未来派等の美術に触れることが出来たのは、</w:t>
      </w:r>
      <w:r w:rsidR="00365CFD" w:rsidRPr="0066459A">
        <w:rPr>
          <w:rFonts w:ascii="Arial" w:eastAsia="HGSｺﾞｼｯｸM" w:hAnsi="Arial" w:cs="Arial"/>
          <w:szCs w:val="21"/>
        </w:rPr>
        <w:t>1921</w:t>
      </w:r>
      <w:r w:rsidR="00365CFD" w:rsidRPr="0066459A">
        <w:rPr>
          <w:rFonts w:ascii="Arial" w:eastAsia="HGSｺﾞｼｯｸM" w:hAnsi="Arial" w:cs="Arial"/>
          <w:szCs w:val="21"/>
        </w:rPr>
        <w:t>年の渡仏後のことでした。</w:t>
      </w:r>
      <w:r w:rsidR="00365CFD" w:rsidRPr="00FA1ACE">
        <w:rPr>
          <w:rFonts w:ascii="Arial" w:eastAsia="HGSｺﾞｼｯｸM" w:hAnsi="Arial" w:cs="Arial" w:hint="eastAsia"/>
          <w:b/>
          <w:bCs/>
          <w:szCs w:val="21"/>
          <w:highlight w:val="yellow"/>
        </w:rPr>
        <w:t>，</w:t>
      </w:r>
      <w:r w:rsidR="00365CFD" w:rsidRPr="0066459A">
        <w:rPr>
          <w:rFonts w:ascii="Arial" w:eastAsia="HGSｺﾞｼｯｸM" w:hAnsi="Arial" w:cs="Arial"/>
          <w:szCs w:val="21"/>
        </w:rPr>
        <w:t>ピカソとの交流を経て描かれた本作品には、</w:t>
      </w:r>
      <w:r w:rsidR="00365CFD" w:rsidRPr="008454A0">
        <w:rPr>
          <w:rFonts w:ascii="Arial" w:eastAsia="HGSｺﾞｼｯｸM" w:hAnsi="Arial" w:cs="Arial" w:hint="eastAsia"/>
          <w:szCs w:val="21"/>
          <w:highlight w:val="magenta"/>
          <w:rPrChange w:id="170" w:author="TRIVECTOR" w:date="2026-03-03T15:46:00Z" w16du:dateUtc="2026-03-03T06:46:00Z">
            <w:rPr>
              <w:rFonts w:ascii="Arial" w:eastAsia="HGSｺﾞｼｯｸM" w:hAnsi="Arial" w:cs="Arial" w:hint="eastAsia"/>
              <w:szCs w:val="21"/>
            </w:rPr>
          </w:rPrChange>
        </w:rPr>
        <w:t>キュビスム</w:t>
      </w:r>
      <w:r w:rsidR="00365CFD" w:rsidRPr="0066459A">
        <w:rPr>
          <w:rFonts w:ascii="Arial" w:eastAsia="HGSｺﾞｼｯｸM" w:hAnsi="Arial" w:cs="Arial"/>
          <w:szCs w:val="21"/>
        </w:rPr>
        <w:t>への理解の深まりが見られるとともに、後々に至るまで彼の特徴となる、都会的で抒情的な感覚もうかがうことが出来ます。</w:t>
      </w:r>
    </w:p>
    <w:p w14:paraId="3110F912" w14:textId="77777777" w:rsidR="00365CFD" w:rsidRDefault="00365CFD" w:rsidP="00365CFD">
      <w:pPr>
        <w:rPr>
          <w:rFonts w:ascii="Arial" w:eastAsia="HGSｺﾞｼｯｸM" w:hAnsi="Arial" w:cs="Arial"/>
          <w:szCs w:val="21"/>
        </w:rPr>
      </w:pPr>
    </w:p>
    <w:p w14:paraId="732FF5D6" w14:textId="77777777" w:rsidR="00365CFD" w:rsidRDefault="00365CFD" w:rsidP="00365CFD">
      <w:pPr>
        <w:rPr>
          <w:rFonts w:ascii="Arial" w:eastAsia="HGSｺﾞｼｯｸM" w:hAnsi="Arial" w:cs="Arial"/>
          <w:szCs w:val="21"/>
        </w:rPr>
      </w:pPr>
    </w:p>
    <w:p w14:paraId="0C1297D4" w14:textId="08A2EFF6" w:rsidR="00365CFD" w:rsidRPr="0066459A" w:rsidRDefault="00356D77" w:rsidP="00365CFD">
      <w:pPr>
        <w:rPr>
          <w:rFonts w:ascii="Arial" w:eastAsia="HGSｺﾞｼｯｸM" w:hAnsi="Arial" w:cs="Arial"/>
          <w:szCs w:val="21"/>
        </w:rPr>
      </w:pPr>
      <w:ins w:id="171" w:author="TRIVECTOR" w:date="2026-03-03T15:37:00Z" w16du:dateUtc="2026-03-03T06:37:00Z">
        <w:r>
          <w:rPr>
            <w:rFonts w:ascii="Arial" w:eastAsia="HGSｺﾞｼｯｸM" w:hAnsi="Arial" w:cs="Arial" w:hint="eastAsia"/>
            <w:b/>
            <w:bCs/>
            <w:szCs w:val="21"/>
          </w:rPr>
          <w:t xml:space="preserve">43 </w:t>
        </w:r>
      </w:ins>
      <w:r w:rsidR="00365CFD" w:rsidRPr="008454A0">
        <w:rPr>
          <w:rFonts w:ascii="Arial" w:eastAsia="HGSｺﾞｼｯｸM" w:hAnsi="Arial" w:cs="Arial" w:hint="eastAsia"/>
          <w:b/>
          <w:bCs/>
          <w:szCs w:val="21"/>
          <w:highlight w:val="magenta"/>
          <w:rPrChange w:id="172" w:author="TRIVECTOR" w:date="2026-03-03T15:47:00Z" w16du:dateUtc="2026-03-03T06:47:00Z">
            <w:rPr>
              <w:rFonts w:ascii="Arial" w:eastAsia="HGSｺﾞｼｯｸM" w:hAnsi="Arial" w:cs="Arial" w:hint="eastAsia"/>
              <w:b/>
              <w:bCs/>
              <w:szCs w:val="21"/>
            </w:rPr>
          </w:rPrChange>
        </w:rPr>
        <w:t>梅原龍三郎</w:t>
      </w:r>
      <w:r w:rsidR="00365CFD" w:rsidRPr="00FA1ACE">
        <w:rPr>
          <w:rFonts w:ascii="Arial" w:eastAsia="HGSｺﾞｼｯｸM" w:hAnsi="Arial" w:cs="Arial" w:hint="eastAsia"/>
          <w:b/>
          <w:bCs/>
          <w:szCs w:val="21"/>
          <w:highlight w:val="yellow"/>
        </w:rPr>
        <w:t>，</w:t>
      </w:r>
      <w:r w:rsidR="00365CFD" w:rsidRPr="0066459A">
        <w:rPr>
          <w:rFonts w:ascii="Arial" w:eastAsia="HGSｺﾞｼｯｸM" w:hAnsi="Arial" w:cs="Arial" w:hint="eastAsia"/>
          <w:b/>
        </w:rPr>
        <w:t>作、</w:t>
      </w:r>
      <w:r w:rsidR="00365CFD" w:rsidRPr="0066459A">
        <w:rPr>
          <w:rFonts w:ascii="Arial" w:eastAsia="HGSｺﾞｼｯｸM" w:hAnsi="Arial" w:cs="Arial"/>
          <w:b/>
          <w:bCs/>
          <w:szCs w:val="21"/>
        </w:rPr>
        <w:t>《</w:t>
      </w:r>
      <w:commentRangeStart w:id="173"/>
      <w:r w:rsidR="00365CFD" w:rsidRPr="0066459A">
        <w:rPr>
          <w:rFonts w:ascii="Arial" w:eastAsia="HGSｺﾞｼｯｸM" w:hAnsi="Arial" w:cs="Arial"/>
          <w:b/>
          <w:bCs/>
          <w:szCs w:val="21"/>
        </w:rPr>
        <w:t>坐裸婦</w:t>
      </w:r>
      <w:commentRangeEnd w:id="173"/>
      <w:r w:rsidR="00365CFD">
        <w:rPr>
          <w:rStyle w:val="aa"/>
          <w:rFonts w:ascii="Arial" w:eastAsia="HGSｺﾞｼｯｸM" w:hAnsi="Arial" w:cs="Arial"/>
          <w:b/>
          <w:bCs/>
          <w:sz w:val="21"/>
          <w:szCs w:val="21"/>
        </w:rPr>
        <w:commentReference w:id="173"/>
      </w:r>
      <w:r w:rsidR="00365CFD">
        <w:rPr>
          <w:rFonts w:ascii="Arial" w:eastAsia="HGSｺﾞｼｯｸM" w:hAnsi="Arial" w:cs="Arial"/>
          <w:b/>
          <w:bCs/>
          <w:szCs w:val="21"/>
        </w:rPr>
        <w:t>》</w:t>
      </w:r>
      <w:r w:rsidR="00365CFD" w:rsidRPr="004648C5">
        <w:rPr>
          <w:rFonts w:ascii="Arial" w:eastAsia="HGSｺﾞｼｯｸM" w:hAnsi="Arial" w:cs="Arial"/>
          <w:b/>
          <w:szCs w:val="21"/>
          <w:highlight w:val="yellow"/>
        </w:rPr>
        <w:t>。</w:t>
      </w:r>
      <w:r w:rsidR="00365CFD">
        <w:rPr>
          <w:rFonts w:ascii="Arial" w:eastAsia="HGSｺﾞｼｯｸM" w:hAnsi="Arial" w:cs="Arial" w:hint="eastAsia"/>
          <w:b/>
          <w:szCs w:val="21"/>
          <w:highlight w:val="yellow"/>
        </w:rPr>
        <w:t>，</w:t>
      </w:r>
      <w:r w:rsidR="00365CFD" w:rsidRPr="008454A0">
        <w:rPr>
          <w:rFonts w:ascii="Arial" w:eastAsia="HGSｺﾞｼｯｸM" w:hAnsi="Arial" w:cs="Arial" w:hint="eastAsia"/>
          <w:szCs w:val="21"/>
          <w:highlight w:val="magenta"/>
          <w:rPrChange w:id="174" w:author="TRIVECTOR" w:date="2026-03-03T15:47:00Z" w16du:dateUtc="2026-03-03T06:47:00Z">
            <w:rPr>
              <w:rFonts w:ascii="Arial" w:eastAsia="HGSｺﾞｼｯｸM" w:hAnsi="Arial" w:cs="Arial" w:hint="eastAsia"/>
              <w:szCs w:val="21"/>
            </w:rPr>
          </w:rPrChange>
        </w:rPr>
        <w:t>梅原龍三郎</w:t>
      </w:r>
      <w:r w:rsidR="00365CFD" w:rsidRPr="0066459A">
        <w:rPr>
          <w:rFonts w:ascii="Arial" w:eastAsia="HGSｺﾞｼｯｸM" w:hAnsi="Arial" w:cs="Arial"/>
          <w:szCs w:val="21"/>
        </w:rPr>
        <w:t>はフランスでルノワールの人と作品に触れ、彼から学んだ流麗なタッチと華麗な色彩で、生命感溢れる裸婦像を描きました。</w:t>
      </w:r>
      <w:r w:rsidR="00365CFD" w:rsidRPr="00FA1ACE">
        <w:rPr>
          <w:rFonts w:ascii="Arial" w:eastAsia="HGSｺﾞｼｯｸM" w:hAnsi="Arial" w:cs="Arial" w:hint="eastAsia"/>
          <w:b/>
          <w:bCs/>
          <w:szCs w:val="21"/>
          <w:highlight w:val="yellow"/>
        </w:rPr>
        <w:t>，</w:t>
      </w:r>
      <w:r w:rsidR="00365CFD" w:rsidRPr="0066459A">
        <w:rPr>
          <w:rFonts w:ascii="Arial" w:eastAsia="HGSｺﾞｼｯｸM" w:hAnsi="Arial" w:cs="Arial"/>
          <w:szCs w:val="21"/>
        </w:rPr>
        <w:t>本作は帰国後に描かれた一枚。西洋とは異なる気候や風土、モデルの体形等が、帰国した多くの画家を悩ませましたが、梅原も例外ではありませんでした。しかし本作品には、作者が西洋の近代美術を幅広く学んだ成果が感じられ、単純な形体によるがっちりとした人体表現等、構築的な造形性に重きを置く、新たな取組みが見て取れます。本作品には、複数のヴァリエーションが存在することからも、この挑戦が重要な一歩であったことがうかがえます。</w:t>
      </w:r>
    </w:p>
    <w:p w14:paraId="405763AD" w14:textId="77777777" w:rsidR="00365CFD" w:rsidRDefault="00365CFD" w:rsidP="00365CFD">
      <w:pPr>
        <w:rPr>
          <w:rFonts w:ascii="Arial" w:eastAsia="HGSｺﾞｼｯｸM" w:hAnsi="Arial" w:cs="Arial"/>
          <w:szCs w:val="21"/>
        </w:rPr>
      </w:pPr>
    </w:p>
    <w:p w14:paraId="7397BE82" w14:textId="77777777" w:rsidR="00365CFD" w:rsidRDefault="00365CFD" w:rsidP="00365CFD">
      <w:pPr>
        <w:rPr>
          <w:rFonts w:ascii="Arial" w:eastAsia="HGSｺﾞｼｯｸM" w:hAnsi="Arial" w:cs="Arial"/>
          <w:szCs w:val="21"/>
        </w:rPr>
      </w:pPr>
    </w:p>
    <w:p w14:paraId="69A2B1EC" w14:textId="70101CB7" w:rsidR="00365CFD" w:rsidRPr="0066459A" w:rsidRDefault="00356D77" w:rsidP="00365CFD">
      <w:pPr>
        <w:rPr>
          <w:rFonts w:ascii="Arial" w:eastAsia="HGSｺﾞｼｯｸM" w:hAnsi="Arial" w:cs="Arial"/>
          <w:szCs w:val="21"/>
        </w:rPr>
      </w:pPr>
      <w:ins w:id="175" w:author="TRIVECTOR" w:date="2026-03-03T15:37:00Z" w16du:dateUtc="2026-03-03T06:37:00Z">
        <w:r>
          <w:rPr>
            <w:rFonts w:ascii="Arial" w:eastAsia="HGSｺﾞｼｯｸM" w:hAnsi="Arial" w:cs="Arial" w:hint="eastAsia"/>
            <w:b/>
            <w:bCs/>
            <w:szCs w:val="21"/>
          </w:rPr>
          <w:t xml:space="preserve">44 </w:t>
        </w:r>
      </w:ins>
      <w:r w:rsidR="00365CFD" w:rsidRPr="0066459A">
        <w:rPr>
          <w:rFonts w:ascii="Arial" w:eastAsia="HGSｺﾞｼｯｸM" w:hAnsi="Arial" w:cs="Arial"/>
          <w:b/>
          <w:bCs/>
          <w:szCs w:val="21"/>
        </w:rPr>
        <w:t>安井</w:t>
      </w:r>
      <w:commentRangeStart w:id="176"/>
      <w:r w:rsidR="00365CFD" w:rsidRPr="0066459A">
        <w:rPr>
          <w:rFonts w:ascii="Arial" w:eastAsia="HGSｺﾞｼｯｸM" w:hAnsi="Arial" w:cs="Arial"/>
          <w:b/>
          <w:bCs/>
          <w:szCs w:val="21"/>
        </w:rPr>
        <w:t>曽太郎</w:t>
      </w:r>
      <w:commentRangeEnd w:id="176"/>
      <w:r w:rsidR="00365CFD" w:rsidRPr="00FA1ACE">
        <w:rPr>
          <w:rStyle w:val="aa"/>
          <w:rFonts w:ascii="Arial" w:eastAsia="HGSｺﾞｼｯｸM" w:hAnsi="Arial" w:cs="Arial" w:hint="eastAsia"/>
          <w:b/>
          <w:bCs/>
          <w:sz w:val="21"/>
          <w:szCs w:val="21"/>
          <w:highlight w:val="yellow"/>
        </w:rPr>
        <w:commentReference w:id="176"/>
      </w:r>
      <w:r w:rsidR="00365CFD" w:rsidRPr="00FA1ACE">
        <w:rPr>
          <w:rFonts w:ascii="Arial" w:eastAsia="HGSｺﾞｼｯｸM" w:hAnsi="Arial" w:cs="Arial" w:hint="eastAsia"/>
          <w:b/>
          <w:bCs/>
          <w:szCs w:val="21"/>
          <w:highlight w:val="yellow"/>
        </w:rPr>
        <w:t>，</w:t>
      </w:r>
      <w:r w:rsidR="00365CFD" w:rsidRPr="0066459A">
        <w:rPr>
          <w:rFonts w:ascii="Arial" w:eastAsia="HGSｺﾞｼｯｸM" w:hAnsi="Arial" w:cs="Arial" w:hint="eastAsia"/>
          <w:b/>
        </w:rPr>
        <w:t>作、</w:t>
      </w:r>
      <w:r w:rsidR="00365CFD" w:rsidRPr="0066459A">
        <w:rPr>
          <w:rFonts w:ascii="Arial" w:eastAsia="HGSｺﾞｼｯｸM" w:hAnsi="Arial" w:cs="Arial"/>
          <w:b/>
          <w:bCs/>
          <w:szCs w:val="21"/>
        </w:rPr>
        <w:t>《</w:t>
      </w:r>
      <w:r w:rsidR="00365CFD" w:rsidRPr="008454A0">
        <w:rPr>
          <w:rFonts w:ascii="Arial" w:eastAsia="HGSｺﾞｼｯｸM" w:hAnsi="Arial" w:cs="Arial" w:hint="eastAsia"/>
          <w:b/>
          <w:bCs/>
          <w:szCs w:val="21"/>
          <w:highlight w:val="magenta"/>
          <w:rPrChange w:id="177" w:author="TRIVECTOR" w:date="2026-03-03T15:47:00Z" w16du:dateUtc="2026-03-03T06:47:00Z">
            <w:rPr>
              <w:rFonts w:ascii="Arial" w:eastAsia="HGSｺﾞｼｯｸM" w:hAnsi="Arial" w:cs="Arial" w:hint="eastAsia"/>
              <w:b/>
              <w:bCs/>
              <w:szCs w:val="21"/>
            </w:rPr>
          </w:rPrChange>
        </w:rPr>
        <w:t>少女像</w:t>
      </w:r>
      <w:r w:rsidR="00365CFD">
        <w:rPr>
          <w:rFonts w:ascii="Arial" w:eastAsia="HGSｺﾞｼｯｸM" w:hAnsi="Arial" w:cs="Arial"/>
          <w:b/>
          <w:bCs/>
          <w:szCs w:val="21"/>
        </w:rPr>
        <w:t>》</w:t>
      </w:r>
      <w:r w:rsidR="00365CFD" w:rsidRPr="004648C5">
        <w:rPr>
          <w:rFonts w:ascii="Arial" w:eastAsia="HGSｺﾞｼｯｸM" w:hAnsi="Arial" w:cs="Arial"/>
          <w:b/>
          <w:szCs w:val="21"/>
          <w:highlight w:val="yellow"/>
        </w:rPr>
        <w:t>。</w:t>
      </w:r>
      <w:r w:rsidR="00365CFD">
        <w:rPr>
          <w:rFonts w:ascii="Arial" w:eastAsia="HGSｺﾞｼｯｸM" w:hAnsi="Arial" w:cs="Arial" w:hint="eastAsia"/>
          <w:b/>
          <w:szCs w:val="21"/>
          <w:highlight w:val="yellow"/>
        </w:rPr>
        <w:t>，</w:t>
      </w:r>
      <w:r w:rsidR="00365CFD" w:rsidRPr="0066459A">
        <w:rPr>
          <w:rFonts w:ascii="Arial" w:eastAsia="HGSｺﾞｼｯｸM" w:hAnsi="Arial" w:cs="Arial"/>
          <w:szCs w:val="21"/>
        </w:rPr>
        <w:t>少女の可憐さを引き立てるような鮮やかな色彩が印象的な</w:t>
      </w:r>
      <w:r w:rsidR="00365CFD" w:rsidRPr="0066459A">
        <w:rPr>
          <w:rFonts w:ascii="Arial" w:eastAsia="HGSｺﾞｼｯｸM" w:hAnsi="Arial" w:cs="Arial"/>
          <w:szCs w:val="21"/>
        </w:rPr>
        <w:lastRenderedPageBreak/>
        <w:t>作品。よどみない的確な写実によって、空間や量感も表現されており、安井曽太郎の技術の高さを感じられる、充実した時期の一点です。</w:t>
      </w:r>
      <w:r w:rsidR="00365CFD" w:rsidRPr="00FA1ACE">
        <w:rPr>
          <w:rFonts w:ascii="Arial" w:eastAsia="HGSｺﾞｼｯｸM" w:hAnsi="Arial" w:cs="Arial" w:hint="eastAsia"/>
          <w:b/>
          <w:bCs/>
          <w:szCs w:val="21"/>
          <w:highlight w:val="yellow"/>
        </w:rPr>
        <w:t>，</w:t>
      </w:r>
      <w:r w:rsidR="00365CFD" w:rsidRPr="008454A0">
        <w:rPr>
          <w:rFonts w:ascii="Arial" w:eastAsia="HGSｺﾞｼｯｸM" w:hAnsi="Arial" w:cs="Arial" w:hint="eastAsia"/>
          <w:szCs w:val="21"/>
          <w:highlight w:val="magenta"/>
          <w:rPrChange w:id="178" w:author="TRIVECTOR" w:date="2026-03-03T15:48:00Z" w16du:dateUtc="2026-03-03T06:48:00Z">
            <w:rPr>
              <w:rFonts w:ascii="Arial" w:eastAsia="HGSｺﾞｼｯｸM" w:hAnsi="Arial" w:cs="Arial" w:hint="eastAsia"/>
              <w:szCs w:val="21"/>
            </w:rPr>
          </w:rPrChange>
        </w:rPr>
        <w:t>安井</w:t>
      </w:r>
      <w:r w:rsidR="00365CFD" w:rsidRPr="0066459A">
        <w:rPr>
          <w:rFonts w:ascii="Arial" w:eastAsia="HGSｺﾞｼｯｸM" w:hAnsi="Arial" w:cs="Arial"/>
          <w:szCs w:val="21"/>
        </w:rPr>
        <w:t>は、モデルとなった</w:t>
      </w:r>
      <w:r w:rsidR="00365CFD" w:rsidRPr="0066459A">
        <w:rPr>
          <w:rFonts w:ascii="Arial" w:eastAsia="HGSｺﾞｼｯｸM" w:hAnsi="Arial" w:cs="Arial"/>
          <w:szCs w:val="21"/>
        </w:rPr>
        <w:t>14</w:t>
      </w:r>
      <w:r w:rsidR="00365CFD" w:rsidRPr="0066459A">
        <w:rPr>
          <w:rFonts w:ascii="Arial" w:eastAsia="HGSｺﾞｼｯｸM" w:hAnsi="Arial" w:cs="Arial"/>
          <w:szCs w:val="21"/>
        </w:rPr>
        <w:t>歳の少女が、制作の間にも成長を見せる様子に、驚きまごついたといいます。制作中の作品写真と比べると、本作品は、初期の構図よりも少女の視線を上げ、顔の向きも真横に近い形に変更して描かれており、表情が</w:t>
      </w:r>
      <w:r w:rsidR="00365CFD" w:rsidRPr="008454A0">
        <w:rPr>
          <w:rFonts w:ascii="Arial" w:eastAsia="HGSｺﾞｼｯｸM" w:hAnsi="Arial" w:cs="Arial" w:hint="eastAsia"/>
          <w:szCs w:val="21"/>
          <w:highlight w:val="magenta"/>
          <w:rPrChange w:id="179" w:author="TRIVECTOR" w:date="2026-03-03T15:48:00Z" w16du:dateUtc="2026-03-03T06:48:00Z">
            <w:rPr>
              <w:rFonts w:ascii="Arial" w:eastAsia="HGSｺﾞｼｯｸM" w:hAnsi="Arial" w:cs="Arial" w:hint="eastAsia"/>
              <w:szCs w:val="21"/>
            </w:rPr>
          </w:rPrChange>
        </w:rPr>
        <w:t>凛</w:t>
      </w:r>
      <w:r w:rsidR="00365CFD" w:rsidRPr="0066459A">
        <w:rPr>
          <w:rFonts w:ascii="Arial" w:eastAsia="HGSｺﾞｼｯｸM" w:hAnsi="Arial" w:cs="Arial"/>
          <w:szCs w:val="21"/>
        </w:rPr>
        <w:t>としたものになっています。この</w:t>
      </w:r>
      <w:r w:rsidR="00365CFD" w:rsidRPr="008454A0">
        <w:rPr>
          <w:rFonts w:ascii="Arial" w:eastAsia="HGSｺﾞｼｯｸM" w:hAnsi="Arial" w:cs="Arial" w:hint="eastAsia"/>
          <w:szCs w:val="21"/>
          <w:highlight w:val="magenta"/>
          <w:rPrChange w:id="180" w:author="TRIVECTOR" w:date="2026-03-03T15:48:00Z" w16du:dateUtc="2026-03-03T06:48:00Z">
            <w:rPr>
              <w:rFonts w:ascii="Arial" w:eastAsia="HGSｺﾞｼｯｸM" w:hAnsi="Arial" w:cs="Arial" w:hint="eastAsia"/>
              <w:szCs w:val="21"/>
            </w:rPr>
          </w:rPrChange>
        </w:rPr>
        <w:t>清新</w:t>
      </w:r>
      <w:r w:rsidR="00365CFD" w:rsidRPr="0066459A">
        <w:rPr>
          <w:rFonts w:ascii="Arial" w:eastAsia="HGSｺﾞｼｯｸM" w:hAnsi="Arial" w:cs="Arial"/>
          <w:szCs w:val="21"/>
        </w:rPr>
        <w:t>な</w:t>
      </w:r>
      <w:r w:rsidR="00365CFD" w:rsidRPr="008454A0">
        <w:rPr>
          <w:rFonts w:ascii="Arial" w:eastAsia="HGSｺﾞｼｯｸM" w:hAnsi="Arial" w:cs="Arial" w:hint="eastAsia"/>
          <w:szCs w:val="21"/>
          <w:highlight w:val="magenta"/>
          <w:rPrChange w:id="181" w:author="TRIVECTOR" w:date="2026-03-03T15:48:00Z" w16du:dateUtc="2026-03-03T06:48:00Z">
            <w:rPr>
              <w:rFonts w:ascii="Arial" w:eastAsia="HGSｺﾞｼｯｸM" w:hAnsi="Arial" w:cs="Arial" w:hint="eastAsia"/>
              <w:szCs w:val="21"/>
            </w:rPr>
          </w:rPrChange>
        </w:rPr>
        <w:t>肖像画誕生</w:t>
      </w:r>
      <w:r w:rsidR="00365CFD" w:rsidRPr="0066459A">
        <w:rPr>
          <w:rFonts w:ascii="Arial" w:eastAsia="HGSｺﾞｼｯｸM" w:hAnsi="Arial" w:cs="Arial"/>
          <w:szCs w:val="21"/>
        </w:rPr>
        <w:t>の背景には、少女の成長を優しく見守る作者の眼差しがありました。</w:t>
      </w:r>
    </w:p>
    <w:p w14:paraId="2190A971" w14:textId="77777777" w:rsidR="00365CFD" w:rsidRDefault="00365CFD" w:rsidP="00365CFD">
      <w:pPr>
        <w:rPr>
          <w:rFonts w:ascii="Arial" w:eastAsia="HGSｺﾞｼｯｸM" w:hAnsi="Arial" w:cs="Arial"/>
          <w:szCs w:val="21"/>
        </w:rPr>
      </w:pPr>
    </w:p>
    <w:p w14:paraId="7AEBFD19" w14:textId="77777777" w:rsidR="00365CFD" w:rsidRDefault="00365CFD" w:rsidP="00365CFD">
      <w:pPr>
        <w:rPr>
          <w:rFonts w:ascii="Arial" w:eastAsia="HGSｺﾞｼｯｸM" w:hAnsi="Arial" w:cs="Arial"/>
          <w:szCs w:val="21"/>
        </w:rPr>
      </w:pPr>
    </w:p>
    <w:p w14:paraId="05B556EE" w14:textId="43C95140" w:rsidR="00365CFD" w:rsidRPr="00524C04" w:rsidRDefault="00356D77" w:rsidP="00365CFD">
      <w:pPr>
        <w:widowControl/>
        <w:rPr>
          <w:rFonts w:ascii="Arial" w:eastAsia="HGSｺﾞｼｯｸM" w:hAnsi="Arial" w:cs="Arial"/>
          <w:kern w:val="0"/>
          <w:szCs w:val="21"/>
        </w:rPr>
      </w:pPr>
      <w:ins w:id="182" w:author="TRIVECTOR" w:date="2026-03-03T15:37:00Z" w16du:dateUtc="2026-03-03T06:37:00Z">
        <w:r>
          <w:rPr>
            <w:rFonts w:ascii="Arial" w:eastAsia="HGSｺﾞｼｯｸM" w:hAnsi="Arial" w:cs="Arial" w:hint="eastAsia"/>
            <w:b/>
            <w:bCs/>
            <w:szCs w:val="21"/>
          </w:rPr>
          <w:t xml:space="preserve">45 </w:t>
        </w:r>
      </w:ins>
      <w:r w:rsidR="00365CFD" w:rsidRPr="0066459A">
        <w:rPr>
          <w:rFonts w:ascii="Arial" w:eastAsia="HGSｺﾞｼｯｸM" w:hAnsi="Arial" w:cs="Arial"/>
          <w:b/>
          <w:bCs/>
          <w:szCs w:val="21"/>
        </w:rPr>
        <w:t>大沼</w:t>
      </w:r>
      <w:r w:rsidR="00365CFD" w:rsidRPr="008454A0">
        <w:rPr>
          <w:rFonts w:ascii="Arial" w:eastAsia="HGSｺﾞｼｯｸM" w:hAnsi="Arial" w:cs="Arial" w:hint="eastAsia"/>
          <w:b/>
          <w:bCs/>
          <w:szCs w:val="21"/>
          <w:highlight w:val="magenta"/>
          <w:rPrChange w:id="183" w:author="TRIVECTOR" w:date="2026-03-03T15:48:00Z" w16du:dateUtc="2026-03-03T06:48:00Z">
            <w:rPr>
              <w:rFonts w:ascii="Arial" w:eastAsia="HGSｺﾞｼｯｸM" w:hAnsi="Arial" w:cs="Arial" w:hint="eastAsia"/>
              <w:b/>
              <w:bCs/>
              <w:szCs w:val="21"/>
            </w:rPr>
          </w:rPrChange>
        </w:rPr>
        <w:t>かねよ</w:t>
      </w:r>
      <w:r w:rsidR="00365CFD" w:rsidRPr="00FA1ACE">
        <w:rPr>
          <w:rFonts w:ascii="Arial" w:eastAsia="HGSｺﾞｼｯｸM" w:hAnsi="Arial" w:cs="Arial" w:hint="eastAsia"/>
          <w:b/>
          <w:bCs/>
          <w:szCs w:val="21"/>
          <w:highlight w:val="yellow"/>
        </w:rPr>
        <w:t>，</w:t>
      </w:r>
      <w:r w:rsidR="00365CFD" w:rsidRPr="0066459A">
        <w:rPr>
          <w:rFonts w:ascii="Arial" w:eastAsia="HGSｺﾞｼｯｸM" w:hAnsi="Arial" w:cs="Arial" w:hint="eastAsia"/>
          <w:b/>
        </w:rPr>
        <w:t>作、</w:t>
      </w:r>
      <w:r w:rsidR="00365CFD" w:rsidRPr="0066459A">
        <w:rPr>
          <w:rFonts w:ascii="Arial" w:eastAsia="HGSｺﾞｼｯｸM" w:hAnsi="Arial" w:cs="Arial"/>
          <w:b/>
          <w:bCs/>
          <w:szCs w:val="21"/>
        </w:rPr>
        <w:t>《三人</w:t>
      </w:r>
      <w:r w:rsidR="00365CFD">
        <w:rPr>
          <w:rFonts w:ascii="Arial" w:eastAsia="HGSｺﾞｼｯｸM" w:hAnsi="Arial" w:cs="Arial"/>
          <w:b/>
          <w:bCs/>
          <w:szCs w:val="21"/>
        </w:rPr>
        <w:t>》</w:t>
      </w:r>
      <w:r w:rsidR="00365CFD" w:rsidRPr="004648C5">
        <w:rPr>
          <w:rFonts w:ascii="Arial" w:eastAsia="HGSｺﾞｼｯｸM" w:hAnsi="Arial" w:cs="Arial"/>
          <w:b/>
          <w:szCs w:val="21"/>
          <w:highlight w:val="yellow"/>
        </w:rPr>
        <w:t>。</w:t>
      </w:r>
      <w:r w:rsidR="00365CFD">
        <w:rPr>
          <w:rFonts w:ascii="Arial" w:eastAsia="HGSｺﾞｼｯｸM" w:hAnsi="Arial" w:cs="Arial" w:hint="eastAsia"/>
          <w:b/>
          <w:szCs w:val="21"/>
          <w:highlight w:val="yellow"/>
        </w:rPr>
        <w:t>，</w:t>
      </w:r>
      <w:r w:rsidR="00365CFD" w:rsidRPr="0066459A">
        <w:rPr>
          <w:rFonts w:ascii="Arial" w:eastAsia="HGSｺﾞｼｯｸM" w:hAnsi="Arial" w:cs="Arial"/>
          <w:szCs w:val="21"/>
        </w:rPr>
        <w:t>休憩中と思われる三人の労働者が、画面いっぱいに描かれています。</w:t>
      </w:r>
      <w:r w:rsidR="00365CFD" w:rsidRPr="00524C04">
        <w:rPr>
          <w:rFonts w:ascii="Arial" w:eastAsia="HGSｺﾞｼｯｸM" w:hAnsi="Arial" w:cs="Arial" w:hint="eastAsia"/>
          <w:kern w:val="0"/>
          <w:szCs w:val="21"/>
          <w:highlight w:val="yellow"/>
        </w:rPr>
        <w:t>，</w:t>
      </w:r>
      <w:r w:rsidR="00365CFD" w:rsidRPr="0066459A">
        <w:rPr>
          <w:rFonts w:ascii="Arial" w:eastAsia="HGSｺﾞｼｯｸM" w:hAnsi="Arial" w:cs="Arial"/>
          <w:szCs w:val="21"/>
        </w:rPr>
        <w:t>大沼</w:t>
      </w:r>
      <w:r w:rsidR="00365CFD" w:rsidRPr="008454A0">
        <w:rPr>
          <w:rFonts w:ascii="Arial" w:eastAsia="HGSｺﾞｼｯｸM" w:hAnsi="Arial" w:cs="Arial" w:hint="eastAsia"/>
          <w:szCs w:val="21"/>
          <w:highlight w:val="magenta"/>
          <w:rPrChange w:id="184" w:author="TRIVECTOR" w:date="2026-03-03T15:48:00Z" w16du:dateUtc="2026-03-03T06:48:00Z">
            <w:rPr>
              <w:rFonts w:ascii="Arial" w:eastAsia="HGSｺﾞｼｯｸM" w:hAnsi="Arial" w:cs="Arial" w:hint="eastAsia"/>
              <w:szCs w:val="21"/>
            </w:rPr>
          </w:rPrChange>
        </w:rPr>
        <w:t>かねよ</w:t>
      </w:r>
      <w:r w:rsidR="00365CFD" w:rsidRPr="0066459A">
        <w:rPr>
          <w:rFonts w:ascii="Arial" w:eastAsia="HGSｺﾞｼｯｸM" w:hAnsi="Arial" w:cs="Arial"/>
          <w:szCs w:val="21"/>
        </w:rPr>
        <w:t>は宮城県栗原郡岩ヶ崎町</w:t>
      </w:r>
      <w:r w:rsidR="00365CFD" w:rsidRPr="00702B23">
        <w:rPr>
          <w:rFonts w:ascii="Arial" w:eastAsia="HGSｺﾞｼｯｸM" w:hAnsi="Arial" w:cs="Arial" w:hint="eastAsia"/>
          <w:szCs w:val="21"/>
          <w:highlight w:val="yellow"/>
        </w:rPr>
        <w:t>，</w:t>
      </w:r>
      <w:r w:rsidR="00365CFD" w:rsidRPr="006026FA">
        <w:rPr>
          <w:rFonts w:ascii="Arial" w:eastAsia="HGSｺﾞｼｯｸM" w:hAnsi="Arial" w:cs="Arial"/>
          <w:szCs w:val="21"/>
          <w:highlight w:val="yellow"/>
        </w:rPr>
        <w:t>現</w:t>
      </w:r>
      <w:r w:rsidR="00365CFD" w:rsidRPr="006026FA">
        <w:rPr>
          <w:rFonts w:ascii="Arial" w:eastAsia="HGSｺﾞｼｯｸM" w:hAnsi="Arial" w:cs="Arial" w:hint="eastAsia"/>
          <w:szCs w:val="21"/>
          <w:highlight w:val="yellow"/>
        </w:rPr>
        <w:t>在の</w:t>
      </w:r>
      <w:r w:rsidR="00365CFD" w:rsidRPr="0066459A">
        <w:rPr>
          <w:rFonts w:ascii="Arial" w:eastAsia="HGSｺﾞｼｯｸM" w:hAnsi="Arial" w:cs="Arial"/>
          <w:szCs w:val="21"/>
        </w:rPr>
        <w:t>栗原市生まれ。上京後浅草で小学校勤務の</w:t>
      </w:r>
      <w:commentRangeStart w:id="185"/>
      <w:r w:rsidR="00365CFD" w:rsidRPr="008454A0">
        <w:rPr>
          <w:rFonts w:ascii="Arial" w:eastAsia="HGSｺﾞｼｯｸM" w:hAnsi="Arial" w:cs="Arial" w:hint="eastAsia"/>
          <w:szCs w:val="21"/>
          <w:highlight w:val="magenta"/>
          <w:rPrChange w:id="186" w:author="TRIVECTOR" w:date="2026-03-03T15:49:00Z" w16du:dateUtc="2026-03-03T06:49:00Z">
            <w:rPr>
              <w:rFonts w:ascii="Arial" w:eastAsia="HGSｺﾞｼｯｸM" w:hAnsi="Arial" w:cs="Arial" w:hint="eastAsia"/>
              <w:szCs w:val="21"/>
            </w:rPr>
          </w:rPrChange>
        </w:rPr>
        <w:t>かたわら制作</w:t>
      </w:r>
      <w:commentRangeEnd w:id="185"/>
      <w:r w:rsidR="008454A0" w:rsidRPr="0066459A">
        <w:rPr>
          <w:rStyle w:val="aa"/>
          <w:rFonts w:ascii="Arial" w:eastAsia="HGSｺﾞｼｯｸM" w:hAnsi="Arial" w:cs="Arial"/>
          <w:sz w:val="21"/>
          <w:szCs w:val="21"/>
        </w:rPr>
        <w:commentReference w:id="185"/>
      </w:r>
      <w:r w:rsidR="00365CFD" w:rsidRPr="0066459A">
        <w:rPr>
          <w:rFonts w:ascii="Arial" w:eastAsia="HGSｺﾞｼｯｸM" w:hAnsi="Arial" w:cs="Arial"/>
          <w:szCs w:val="21"/>
        </w:rPr>
        <w:t>を行い、帝国美術院展覧会</w:t>
      </w:r>
      <w:r w:rsidR="00365CFD" w:rsidRPr="0033265D">
        <w:rPr>
          <w:rFonts w:ascii="Arial" w:eastAsia="HGSｺﾞｼｯｸM" w:hAnsi="Arial" w:cs="Arial" w:hint="eastAsia"/>
          <w:szCs w:val="21"/>
          <w:highlight w:val="yellow"/>
        </w:rPr>
        <w:t>、通称、</w:t>
      </w:r>
      <w:r w:rsidR="00365CFD" w:rsidRPr="0033265D">
        <w:rPr>
          <w:rFonts w:ascii="Arial" w:eastAsia="HGSｺﾞｼｯｸM" w:hAnsi="Arial" w:cs="Arial"/>
          <w:szCs w:val="21"/>
          <w:highlight w:val="yellow"/>
        </w:rPr>
        <w:t>帝展</w:t>
      </w:r>
      <w:r w:rsidR="00365CFD" w:rsidRPr="0066459A">
        <w:rPr>
          <w:rFonts w:ascii="Arial" w:eastAsia="HGSｺﾞｼｯｸM" w:hAnsi="Arial" w:cs="Arial"/>
          <w:szCs w:val="21"/>
        </w:rPr>
        <w:t>等に出品しました。本作は、作者が日常目にしていた光景を題材にしたものですが、こうした社会的な主題を大画面に堂々と構成して描いた大沼は、男性社会であった当時の画壇で、女流とは思えない</w:t>
      </w:r>
      <w:r w:rsidR="00365CFD" w:rsidRPr="0043494D">
        <w:rPr>
          <w:rFonts w:ascii="Arial" w:eastAsia="HGSｺﾞｼｯｸM" w:hAnsi="Arial" w:cs="Arial" w:hint="eastAsia"/>
          <w:szCs w:val="21"/>
          <w:highlight w:val="yellow"/>
        </w:rPr>
        <w:t>，</w:t>
      </w:r>
      <w:r w:rsidR="00365CFD" w:rsidRPr="0066459A">
        <w:rPr>
          <w:rFonts w:ascii="Arial" w:eastAsia="HGSｺﾞｼｯｸM" w:hAnsi="Arial" w:cs="Arial"/>
          <w:szCs w:val="21"/>
        </w:rPr>
        <w:t>と高く評価されました。</w:t>
      </w:r>
      <w:r w:rsidR="00365CFD" w:rsidRPr="00524C04">
        <w:rPr>
          <w:rFonts w:ascii="Arial" w:eastAsia="HGSｺﾞｼｯｸM" w:hAnsi="Arial" w:cs="Arial" w:hint="eastAsia"/>
          <w:kern w:val="0"/>
          <w:szCs w:val="21"/>
          <w:highlight w:val="yellow"/>
        </w:rPr>
        <w:t>，</w:t>
      </w:r>
      <w:r w:rsidR="00365CFD" w:rsidRPr="0066459A">
        <w:rPr>
          <w:rFonts w:ascii="Arial" w:eastAsia="HGSｺﾞｼｯｸM" w:hAnsi="Arial" w:cs="Arial"/>
          <w:szCs w:val="21"/>
        </w:rPr>
        <w:t>大沼は戦中に早逝したこともあって、一時忘れられた存在となりましたが、近代美術史を再評価するなかで、再び注目されています。</w:t>
      </w:r>
    </w:p>
    <w:p w14:paraId="18D4A3F5" w14:textId="77777777" w:rsidR="00365CFD" w:rsidRDefault="00365CFD" w:rsidP="00365CFD">
      <w:pPr>
        <w:rPr>
          <w:rFonts w:ascii="Arial" w:eastAsia="HGSｺﾞｼｯｸM" w:hAnsi="Arial" w:cs="Arial"/>
          <w:szCs w:val="21"/>
        </w:rPr>
      </w:pPr>
    </w:p>
    <w:p w14:paraId="5ACE605D" w14:textId="77777777" w:rsidR="00365CFD" w:rsidRDefault="00365CFD">
      <w:pPr>
        <w:rPr>
          <w:rFonts w:ascii="Arial" w:eastAsia="HGSｺﾞｼｯｸM" w:hAnsi="Arial" w:cs="Arial"/>
        </w:rPr>
      </w:pPr>
    </w:p>
    <w:p w14:paraId="53FB9E79" w14:textId="56ECE62A" w:rsidR="00ED4119" w:rsidRPr="00997D1C" w:rsidRDefault="00356D77" w:rsidP="00ED4119">
      <w:pPr>
        <w:rPr>
          <w:rFonts w:ascii="Arial" w:eastAsia="HGSｺﾞｼｯｸM" w:hAnsi="Arial" w:cs="Arial"/>
          <w:b/>
          <w:szCs w:val="21"/>
        </w:rPr>
      </w:pPr>
      <w:ins w:id="187" w:author="TRIVECTOR" w:date="2026-03-03T15:37:00Z" w16du:dateUtc="2026-03-03T06:37:00Z">
        <w:r>
          <w:rPr>
            <w:rFonts w:ascii="Arial" w:eastAsia="HGSｺﾞｼｯｸM" w:hAnsi="Arial" w:cs="Arial" w:hint="eastAsia"/>
            <w:b/>
            <w:szCs w:val="21"/>
          </w:rPr>
          <w:t xml:space="preserve">46 </w:t>
        </w:r>
      </w:ins>
      <w:r w:rsidR="00ED4119" w:rsidRPr="00482E93">
        <w:rPr>
          <w:rFonts w:ascii="Arial" w:eastAsia="HGSｺﾞｼｯｸM" w:hAnsi="Arial" w:cs="Arial"/>
          <w:b/>
          <w:szCs w:val="21"/>
        </w:rPr>
        <w:t>エゴン・シーレ</w:t>
      </w:r>
      <w:r w:rsidR="00ED4119">
        <w:rPr>
          <w:rFonts w:ascii="Arial" w:eastAsia="HGSｺﾞｼｯｸM" w:hAnsi="Arial" w:cs="Arial" w:hint="eastAsia"/>
          <w:b/>
          <w:highlight w:val="yellow"/>
        </w:rPr>
        <w:t>，</w:t>
      </w:r>
      <w:r w:rsidR="00ED4119">
        <w:rPr>
          <w:rFonts w:ascii="Arial" w:eastAsia="HGSｺﾞｼｯｸM" w:hAnsi="Arial" w:cs="Arial" w:hint="eastAsia"/>
          <w:b/>
        </w:rPr>
        <w:t>作、</w:t>
      </w:r>
      <w:r w:rsidR="00ED4119" w:rsidRPr="00482E93">
        <w:rPr>
          <w:rFonts w:ascii="Arial" w:eastAsia="HGSｺﾞｼｯｸM" w:hAnsi="Arial" w:cs="Arial"/>
          <w:b/>
          <w:szCs w:val="21"/>
        </w:rPr>
        <w:t>《妊婦》</w:t>
      </w:r>
      <w:r w:rsidR="00ED4119" w:rsidRPr="007F2CE1">
        <w:rPr>
          <w:rFonts w:ascii="Arial" w:eastAsia="HGSｺﾞｼｯｸM" w:hAnsi="Arial" w:cs="Arial" w:hint="eastAsia"/>
          <w:b/>
          <w:szCs w:val="21"/>
          <w:highlight w:val="yellow"/>
        </w:rPr>
        <w:t>。</w:t>
      </w:r>
      <w:r w:rsidR="00ED4119">
        <w:rPr>
          <w:rFonts w:ascii="Arial" w:eastAsia="HGSｺﾞｼｯｸM" w:hAnsi="Arial" w:cs="Arial" w:hint="eastAsia"/>
          <w:b/>
          <w:highlight w:val="yellow"/>
        </w:rPr>
        <w:t>，</w:t>
      </w:r>
      <w:r w:rsidR="00ED4119" w:rsidRPr="00482E93">
        <w:rPr>
          <w:rFonts w:ascii="Arial" w:eastAsia="HGSｺﾞｼｯｸM" w:hAnsi="Arial" w:cs="Arial"/>
          <w:szCs w:val="21"/>
        </w:rPr>
        <w:t>1910</w:t>
      </w:r>
      <w:r w:rsidR="00ED4119" w:rsidRPr="00482E93">
        <w:rPr>
          <w:rFonts w:ascii="Arial" w:eastAsia="HGSｺﾞｼｯｸM" w:hAnsi="Arial" w:cs="Arial"/>
          <w:szCs w:val="21"/>
        </w:rPr>
        <w:t>年、</w:t>
      </w:r>
      <w:commentRangeStart w:id="188"/>
      <w:r w:rsidR="00ED4119" w:rsidRPr="00482E93">
        <w:rPr>
          <w:rFonts w:ascii="Arial" w:eastAsia="HGSｺﾞｼｯｸM" w:hAnsi="Arial" w:cs="Arial"/>
          <w:szCs w:val="21"/>
        </w:rPr>
        <w:t>20</w:t>
      </w:r>
      <w:r w:rsidR="00ED4119" w:rsidRPr="00482E93">
        <w:rPr>
          <w:rFonts w:ascii="Arial" w:eastAsia="HGSｺﾞｼｯｸM" w:hAnsi="Arial" w:cs="Arial"/>
          <w:szCs w:val="21"/>
        </w:rPr>
        <w:t>歳</w:t>
      </w:r>
      <w:commentRangeEnd w:id="188"/>
      <w:r w:rsidR="00C977C6" w:rsidRPr="00482E93">
        <w:rPr>
          <w:rStyle w:val="aa"/>
          <w:rFonts w:ascii="Arial" w:eastAsia="HGSｺﾞｼｯｸM" w:hAnsi="Arial" w:cs="Arial"/>
          <w:sz w:val="21"/>
          <w:szCs w:val="21"/>
        </w:rPr>
        <w:commentReference w:id="188"/>
      </w:r>
      <w:r w:rsidR="00ED4119" w:rsidRPr="00482E93">
        <w:rPr>
          <w:rFonts w:ascii="Arial" w:eastAsia="HGSｺﾞｼｯｸM" w:hAnsi="Arial" w:cs="Arial"/>
          <w:szCs w:val="21"/>
        </w:rPr>
        <w:t>になる年のシーレは、知人の産婦人科医の許可を得て、彼の勤める病院にいる妊婦たちを</w:t>
      </w:r>
      <w:r w:rsidR="00ED4119" w:rsidRPr="00C977C6">
        <w:rPr>
          <w:rFonts w:ascii="Arial" w:eastAsia="HGSｺﾞｼｯｸM" w:hAnsi="Arial" w:cs="Arial" w:hint="eastAsia"/>
          <w:szCs w:val="21"/>
          <w:highlight w:val="magenta"/>
          <w:rPrChange w:id="189" w:author="TRIVECTOR" w:date="2026-03-03T15:50:00Z" w16du:dateUtc="2026-03-03T06:50:00Z">
            <w:rPr>
              <w:rFonts w:ascii="Arial" w:eastAsia="HGSｺﾞｼｯｸM" w:hAnsi="Arial" w:cs="Arial" w:hint="eastAsia"/>
              <w:szCs w:val="21"/>
            </w:rPr>
          </w:rPrChange>
        </w:rPr>
        <w:t>モデルに</w:t>
      </w:r>
      <w:r w:rsidR="00ED4119" w:rsidRPr="00482E93">
        <w:rPr>
          <w:rFonts w:ascii="Arial" w:eastAsia="HGSｺﾞｼｯｸM" w:hAnsi="Arial" w:cs="Arial"/>
          <w:szCs w:val="21"/>
        </w:rPr>
        <w:t>素描する機会を得ました。病院での観察の結果生まれたこれらの女性像からは、官能性よりも、</w:t>
      </w:r>
      <w:r w:rsidR="00ED4119" w:rsidRPr="00C977C6">
        <w:rPr>
          <w:rFonts w:ascii="Arial" w:eastAsia="HGSｺﾞｼｯｸM" w:hAnsi="Arial" w:cs="Arial" w:hint="eastAsia"/>
          <w:szCs w:val="21"/>
          <w:highlight w:val="magenta"/>
          <w:rPrChange w:id="190" w:author="TRIVECTOR" w:date="2026-03-03T15:50:00Z" w16du:dateUtc="2026-03-03T06:50:00Z">
            <w:rPr>
              <w:rFonts w:ascii="Arial" w:eastAsia="HGSｺﾞｼｯｸM" w:hAnsi="Arial" w:cs="Arial" w:hint="eastAsia"/>
              <w:szCs w:val="21"/>
            </w:rPr>
          </w:rPrChange>
        </w:rPr>
        <w:t>母性や</w:t>
      </w:r>
      <w:r w:rsidR="00ED4119" w:rsidRPr="00482E93">
        <w:rPr>
          <w:rFonts w:ascii="Arial" w:eastAsia="HGSｺﾞｼｯｸM" w:hAnsi="Arial" w:cs="Arial"/>
          <w:szCs w:val="21"/>
        </w:rPr>
        <w:t>人体への関心が色濃く感じられます。</w:t>
      </w:r>
      <w:r w:rsidR="00ED4119">
        <w:rPr>
          <w:rFonts w:ascii="Arial" w:eastAsia="HGSｺﾞｼｯｸM" w:hAnsi="Arial" w:cs="Arial" w:hint="eastAsia"/>
          <w:b/>
          <w:highlight w:val="yellow"/>
        </w:rPr>
        <w:t>，</w:t>
      </w:r>
      <w:r w:rsidR="00ED4119" w:rsidRPr="00482E93">
        <w:rPr>
          <w:rFonts w:ascii="Arial" w:eastAsia="HGSｺﾞｼｯｸM" w:hAnsi="Arial" w:cs="Arial"/>
          <w:szCs w:val="21"/>
        </w:rPr>
        <w:t>正面を向いて座る本作のモデルは、黒の鋭い輪郭線で描かれ、オレンジ、黄、緑といった鮮烈な色で</w:t>
      </w:r>
      <w:commentRangeStart w:id="191"/>
      <w:r w:rsidR="00ED4119" w:rsidRPr="00482E93">
        <w:rPr>
          <w:rFonts w:ascii="Arial" w:eastAsia="HGSｺﾞｼｯｸM" w:hAnsi="Arial" w:cs="Arial"/>
          <w:szCs w:val="21"/>
        </w:rPr>
        <w:t>塗</w:t>
      </w:r>
      <w:commentRangeEnd w:id="191"/>
      <w:r w:rsidR="00ED4119" w:rsidRPr="00482E93">
        <w:rPr>
          <w:rStyle w:val="aa"/>
          <w:rFonts w:ascii="Arial" w:eastAsia="HGSｺﾞｼｯｸM" w:hAnsi="Arial" w:cs="Arial"/>
          <w:sz w:val="21"/>
          <w:szCs w:val="21"/>
        </w:rPr>
        <w:commentReference w:id="191"/>
      </w:r>
      <w:r w:rsidR="00ED4119" w:rsidRPr="00482E93">
        <w:rPr>
          <w:rFonts w:ascii="Arial" w:eastAsia="HGSｺﾞｼｯｸM" w:hAnsi="Arial" w:cs="Arial"/>
          <w:szCs w:val="21"/>
        </w:rPr>
        <w:t>られています。上下の髪の先と足先はカットして縦方向を強調した構図や、左側に大きく取った余白に小さく入れた</w:t>
      </w:r>
      <w:r w:rsidR="00ED4119" w:rsidRPr="00FC3A33">
        <w:rPr>
          <w:rFonts w:ascii="Arial" w:eastAsia="HGSｺﾞｼｯｸM" w:hAnsi="Arial" w:cs="Arial" w:hint="eastAsia"/>
          <w:szCs w:val="21"/>
          <w:highlight w:val="yellow"/>
        </w:rPr>
        <w:t>，</w:t>
      </w:r>
      <w:r w:rsidR="00ED4119" w:rsidRPr="00335699">
        <w:rPr>
          <w:rFonts w:ascii="Arial" w:eastAsia="HGSｺﾞｼｯｸM" w:hAnsi="Arial" w:cs="Arial" w:hint="eastAsia"/>
          <w:szCs w:val="21"/>
          <w:highlight w:val="yellow"/>
        </w:rPr>
        <w:t>エス</w:t>
      </w:r>
      <w:r w:rsidR="00ED4119" w:rsidRPr="00482E93">
        <w:rPr>
          <w:rFonts w:ascii="Arial" w:eastAsia="HGSｺﾞｼｯｸM" w:hAnsi="Arial" w:cs="Arial"/>
          <w:szCs w:val="21"/>
        </w:rPr>
        <w:t>のサインが、シーレの優れた</w:t>
      </w:r>
      <w:commentRangeStart w:id="192"/>
      <w:r w:rsidR="00ED4119" w:rsidRPr="00482E93">
        <w:rPr>
          <w:rFonts w:ascii="Arial" w:eastAsia="HGSｺﾞｼｯｸM" w:hAnsi="Arial" w:cs="Arial"/>
          <w:szCs w:val="21"/>
        </w:rPr>
        <w:t>構成力</w:t>
      </w:r>
      <w:commentRangeEnd w:id="192"/>
      <w:r w:rsidR="00ED4119" w:rsidRPr="00482E93">
        <w:rPr>
          <w:rStyle w:val="aa"/>
          <w:rFonts w:ascii="Arial" w:eastAsia="HGSｺﾞｼｯｸM" w:hAnsi="Arial" w:cs="Arial"/>
          <w:sz w:val="21"/>
          <w:szCs w:val="21"/>
        </w:rPr>
        <w:commentReference w:id="192"/>
      </w:r>
      <w:r w:rsidR="00ED4119" w:rsidRPr="00482E93">
        <w:rPr>
          <w:rFonts w:ascii="Arial" w:eastAsia="HGSｺﾞｼｯｸM" w:hAnsi="Arial" w:cs="Arial"/>
          <w:szCs w:val="21"/>
        </w:rPr>
        <w:t>を示しています。</w:t>
      </w:r>
    </w:p>
    <w:p w14:paraId="76FB5CB3" w14:textId="77777777" w:rsidR="00ED4119" w:rsidRPr="00482E93" w:rsidRDefault="00ED4119" w:rsidP="00ED4119">
      <w:pPr>
        <w:jc w:val="left"/>
        <w:rPr>
          <w:rFonts w:ascii="Arial" w:eastAsia="HGSｺﾞｼｯｸM" w:hAnsi="Arial" w:cs="Arial"/>
          <w:b/>
          <w:szCs w:val="21"/>
        </w:rPr>
      </w:pPr>
    </w:p>
    <w:p w14:paraId="24202994" w14:textId="77777777" w:rsidR="00ED4119" w:rsidRPr="00482E93" w:rsidRDefault="00ED4119" w:rsidP="00ED4119">
      <w:pPr>
        <w:rPr>
          <w:rFonts w:ascii="Arial" w:eastAsia="HGSｺﾞｼｯｸM" w:hAnsi="Arial" w:cs="Arial"/>
          <w:b/>
          <w:szCs w:val="21"/>
        </w:rPr>
      </w:pPr>
    </w:p>
    <w:p w14:paraId="00E7D1A2" w14:textId="284D2371" w:rsidR="00ED4119" w:rsidRPr="00482E93" w:rsidRDefault="00356D77" w:rsidP="00ED4119">
      <w:pPr>
        <w:rPr>
          <w:rFonts w:ascii="Arial" w:eastAsia="HGSｺﾞｼｯｸM" w:hAnsi="Arial" w:cs="Arial"/>
          <w:szCs w:val="21"/>
        </w:rPr>
      </w:pPr>
      <w:ins w:id="193" w:author="TRIVECTOR" w:date="2026-03-03T15:37:00Z" w16du:dateUtc="2026-03-03T06:37:00Z">
        <w:r>
          <w:rPr>
            <w:rFonts w:ascii="Arial" w:eastAsia="HGSｺﾞｼｯｸM" w:hAnsi="Arial" w:cs="Arial" w:hint="eastAsia"/>
            <w:b/>
            <w:szCs w:val="21"/>
          </w:rPr>
          <w:t xml:space="preserve">47 </w:t>
        </w:r>
      </w:ins>
      <w:r w:rsidR="00ED4119" w:rsidRPr="00482E93">
        <w:rPr>
          <w:rFonts w:ascii="Arial" w:eastAsia="HGSｺﾞｼｯｸM" w:hAnsi="Arial" w:cs="Arial"/>
          <w:b/>
          <w:szCs w:val="21"/>
        </w:rPr>
        <w:t>エゴン・シーレ</w:t>
      </w:r>
      <w:r w:rsidR="00ED4119">
        <w:rPr>
          <w:rFonts w:ascii="Arial" w:eastAsia="HGSｺﾞｼｯｸM" w:hAnsi="Arial" w:cs="Arial" w:hint="eastAsia"/>
          <w:b/>
          <w:highlight w:val="yellow"/>
        </w:rPr>
        <w:t>，</w:t>
      </w:r>
      <w:r w:rsidR="00ED4119">
        <w:rPr>
          <w:rFonts w:ascii="Arial" w:eastAsia="HGSｺﾞｼｯｸM" w:hAnsi="Arial" w:cs="Arial" w:hint="eastAsia"/>
          <w:b/>
        </w:rPr>
        <w:t>作、</w:t>
      </w:r>
      <w:r w:rsidR="00ED4119" w:rsidRPr="00482E93">
        <w:rPr>
          <w:rFonts w:ascii="Arial" w:eastAsia="HGSｺﾞｼｯｸM" w:hAnsi="Arial" w:cs="Arial"/>
          <w:b/>
          <w:szCs w:val="21"/>
        </w:rPr>
        <w:t>《黄色の女》</w:t>
      </w:r>
      <w:r w:rsidR="00ED4119" w:rsidRPr="007F2CE1">
        <w:rPr>
          <w:rFonts w:ascii="Arial" w:eastAsia="HGSｺﾞｼｯｸM" w:hAnsi="Arial" w:cs="Arial" w:hint="eastAsia"/>
          <w:b/>
          <w:szCs w:val="21"/>
          <w:highlight w:val="yellow"/>
        </w:rPr>
        <w:t>。</w:t>
      </w:r>
      <w:r w:rsidR="00ED4119">
        <w:rPr>
          <w:rFonts w:ascii="Arial" w:eastAsia="HGSｺﾞｼｯｸM" w:hAnsi="Arial" w:cs="Arial" w:hint="eastAsia"/>
          <w:b/>
          <w:highlight w:val="yellow"/>
        </w:rPr>
        <w:t>，</w:t>
      </w:r>
      <w:r w:rsidR="00ED4119" w:rsidRPr="00482E93">
        <w:rPr>
          <w:rFonts w:ascii="Arial" w:eastAsia="HGSｺﾞｼｯｸM" w:hAnsi="Arial" w:cs="Arial"/>
          <w:szCs w:val="21"/>
        </w:rPr>
        <w:t>裾にフリルのある黄色い衣服が目を引く女性像。鮮やかな黄色は、青い輪郭線と</w:t>
      </w:r>
      <w:commentRangeStart w:id="194"/>
      <w:r w:rsidR="00ED4119" w:rsidRPr="00482E93">
        <w:rPr>
          <w:rFonts w:ascii="Arial" w:eastAsia="HGSｺﾞｼｯｸM" w:hAnsi="Arial" w:cs="Arial"/>
          <w:szCs w:val="21"/>
        </w:rPr>
        <w:t>好対照</w:t>
      </w:r>
      <w:commentRangeEnd w:id="194"/>
      <w:r w:rsidR="00ED4119" w:rsidRPr="00482E93">
        <w:rPr>
          <w:rStyle w:val="aa"/>
          <w:rFonts w:ascii="Arial" w:eastAsia="HGSｺﾞｼｯｸM" w:hAnsi="Arial" w:cs="Arial"/>
          <w:sz w:val="21"/>
          <w:szCs w:val="21"/>
        </w:rPr>
        <w:commentReference w:id="194"/>
      </w:r>
      <w:r w:rsidR="00ED4119" w:rsidRPr="00482E93">
        <w:rPr>
          <w:rFonts w:ascii="Arial" w:eastAsia="HGSｺﾞｼｯｸM" w:hAnsi="Arial" w:cs="Arial"/>
          <w:szCs w:val="21"/>
        </w:rPr>
        <w:t>をなしています。本作は、実はシーレが椅子や梯子の上などの高い視点から、床に寝そべる</w:t>
      </w:r>
      <w:r w:rsidR="00ED4119" w:rsidRPr="00C977C6">
        <w:rPr>
          <w:rFonts w:ascii="Arial" w:eastAsia="HGSｺﾞｼｯｸM" w:hAnsi="Arial" w:cs="Arial" w:hint="eastAsia"/>
          <w:szCs w:val="21"/>
          <w:highlight w:val="magenta"/>
          <w:rPrChange w:id="195" w:author="TRIVECTOR" w:date="2026-03-03T15:51:00Z" w16du:dateUtc="2026-03-03T06:51:00Z">
            <w:rPr>
              <w:rFonts w:ascii="Arial" w:eastAsia="HGSｺﾞｼｯｸM" w:hAnsi="Arial" w:cs="Arial" w:hint="eastAsia"/>
              <w:szCs w:val="21"/>
            </w:rPr>
          </w:rPrChange>
        </w:rPr>
        <w:t>モデル</w:t>
      </w:r>
      <w:r w:rsidR="00ED4119" w:rsidRPr="00482E93">
        <w:rPr>
          <w:rFonts w:ascii="Arial" w:eastAsia="HGSｺﾞｼｯｸM" w:hAnsi="Arial" w:cs="Arial"/>
          <w:szCs w:val="21"/>
        </w:rPr>
        <w:t>を見下ろして</w:t>
      </w:r>
      <w:commentRangeStart w:id="196"/>
      <w:r w:rsidR="00ED4119" w:rsidRPr="00482E93">
        <w:rPr>
          <w:rFonts w:ascii="Arial" w:eastAsia="HGSｺﾞｼｯｸM" w:hAnsi="Arial" w:cs="Arial"/>
          <w:szCs w:val="21"/>
        </w:rPr>
        <w:t>描</w:t>
      </w:r>
      <w:commentRangeEnd w:id="196"/>
      <w:r w:rsidR="00ED4119" w:rsidRPr="00482E93">
        <w:rPr>
          <w:rStyle w:val="aa"/>
          <w:rFonts w:ascii="Arial" w:eastAsia="HGSｺﾞｼｯｸM" w:hAnsi="Arial" w:cs="Arial"/>
          <w:sz w:val="21"/>
          <w:szCs w:val="21"/>
        </w:rPr>
        <w:commentReference w:id="196"/>
      </w:r>
      <w:r w:rsidR="00ED4119" w:rsidRPr="00482E93">
        <w:rPr>
          <w:rFonts w:ascii="Arial" w:eastAsia="HGSｺﾞｼｯｸM" w:hAnsi="Arial" w:cs="Arial"/>
          <w:szCs w:val="21"/>
        </w:rPr>
        <w:t>き、描いた紙を</w:t>
      </w:r>
      <w:r w:rsidR="00ED4119" w:rsidRPr="00482E93">
        <w:rPr>
          <w:rFonts w:ascii="Arial" w:eastAsia="HGSｺﾞｼｯｸM" w:hAnsi="Arial" w:cs="Arial"/>
          <w:szCs w:val="21"/>
        </w:rPr>
        <w:t>90</w:t>
      </w:r>
      <w:r w:rsidR="00ED4119" w:rsidRPr="00482E93">
        <w:rPr>
          <w:rFonts w:ascii="Arial" w:eastAsia="HGSｺﾞｼｯｸM" w:hAnsi="Arial" w:cs="Arial"/>
          <w:szCs w:val="21"/>
        </w:rPr>
        <w:t>度回転させて完成作としています。人物に独特の浮遊感が生まれることから、シーレが</w:t>
      </w:r>
      <w:commentRangeStart w:id="197"/>
      <w:r w:rsidR="00ED4119" w:rsidRPr="00482E93">
        <w:rPr>
          <w:rFonts w:ascii="Arial" w:eastAsia="HGSｺﾞｼｯｸM" w:hAnsi="Arial" w:cs="Arial"/>
          <w:szCs w:val="21"/>
        </w:rPr>
        <w:t>好</w:t>
      </w:r>
      <w:commentRangeEnd w:id="197"/>
      <w:r w:rsidR="00ED4119" w:rsidRPr="00482E93">
        <w:rPr>
          <w:rStyle w:val="aa"/>
          <w:rFonts w:ascii="Arial" w:eastAsia="HGSｺﾞｼｯｸM" w:hAnsi="Arial" w:cs="Arial"/>
          <w:sz w:val="21"/>
          <w:szCs w:val="21"/>
        </w:rPr>
        <w:commentReference w:id="197"/>
      </w:r>
      <w:r w:rsidR="00ED4119" w:rsidRPr="00482E93">
        <w:rPr>
          <w:rFonts w:ascii="Arial" w:eastAsia="HGSｺﾞｼｯｸM" w:hAnsi="Arial" w:cs="Arial"/>
          <w:szCs w:val="21"/>
        </w:rPr>
        <w:t>んだ手法です。</w:t>
      </w:r>
      <w:r w:rsidR="00ED4119" w:rsidRPr="00C977C6">
        <w:rPr>
          <w:rFonts w:ascii="Arial" w:eastAsia="HGSｺﾞｼｯｸM" w:hAnsi="Arial" w:cs="Arial"/>
          <w:szCs w:val="21"/>
          <w:highlight w:val="magenta"/>
          <w:rPrChange w:id="198" w:author="TRIVECTOR" w:date="2026-03-03T15:51:00Z" w16du:dateUtc="2026-03-03T06:51:00Z">
            <w:rPr>
              <w:rFonts w:ascii="Arial" w:eastAsia="HGSｺﾞｼｯｸM" w:hAnsi="Arial" w:cs="Arial"/>
              <w:szCs w:val="21"/>
            </w:rPr>
          </w:rPrChange>
        </w:rPr>
        <w:t>20</w:t>
      </w:r>
      <w:r w:rsidR="00ED4119" w:rsidRPr="00C977C6">
        <w:rPr>
          <w:rFonts w:ascii="Arial" w:eastAsia="HGSｺﾞｼｯｸM" w:hAnsi="Arial" w:cs="Arial" w:hint="eastAsia"/>
          <w:szCs w:val="21"/>
          <w:highlight w:val="magenta"/>
          <w:rPrChange w:id="199" w:author="TRIVECTOR" w:date="2026-03-03T15:51:00Z" w16du:dateUtc="2026-03-03T06:51:00Z">
            <w:rPr>
              <w:rFonts w:ascii="Arial" w:eastAsia="HGSｺﾞｼｯｸM" w:hAnsi="Arial" w:cs="Arial" w:hint="eastAsia"/>
              <w:szCs w:val="21"/>
            </w:rPr>
          </w:rPrChange>
        </w:rPr>
        <w:t>世紀初頭の</w:t>
      </w:r>
      <w:r w:rsidR="00ED4119" w:rsidRPr="00482E93">
        <w:rPr>
          <w:rFonts w:ascii="Arial" w:eastAsia="HGSｺﾞｼｯｸM" w:hAnsi="Arial" w:cs="Arial"/>
          <w:szCs w:val="21"/>
        </w:rPr>
        <w:t>ウィーンを駆け抜けるように生き、</w:t>
      </w:r>
      <w:r w:rsidR="00ED4119" w:rsidRPr="00482E93">
        <w:rPr>
          <w:rFonts w:ascii="Arial" w:eastAsia="HGSｺﾞｼｯｸM" w:hAnsi="Arial" w:cs="Arial"/>
          <w:szCs w:val="21"/>
        </w:rPr>
        <w:t>28</w:t>
      </w:r>
      <w:r w:rsidR="00ED4119" w:rsidRPr="00482E93">
        <w:rPr>
          <w:rFonts w:ascii="Arial" w:eastAsia="HGSｺﾞｼｯｸM" w:hAnsi="Arial" w:cs="Arial"/>
          <w:szCs w:val="21"/>
        </w:rPr>
        <w:t>歳で</w:t>
      </w:r>
      <w:commentRangeStart w:id="200"/>
      <w:r w:rsidR="00ED4119" w:rsidRPr="00482E93">
        <w:rPr>
          <w:rFonts w:ascii="Arial" w:eastAsia="HGSｺﾞｼｯｸM" w:hAnsi="Arial" w:cs="Arial"/>
          <w:szCs w:val="21"/>
        </w:rPr>
        <w:t>夭折</w:t>
      </w:r>
      <w:commentRangeEnd w:id="200"/>
      <w:r w:rsidR="00ED4119" w:rsidRPr="00482E93">
        <w:rPr>
          <w:rStyle w:val="aa"/>
          <w:rFonts w:ascii="Arial" w:eastAsia="HGSｺﾞｼｯｸM" w:hAnsi="Arial" w:cs="Arial"/>
          <w:sz w:val="21"/>
          <w:szCs w:val="21"/>
        </w:rPr>
        <w:commentReference w:id="200"/>
      </w:r>
      <w:r w:rsidR="00ED4119" w:rsidRPr="00482E93">
        <w:rPr>
          <w:rFonts w:ascii="Arial" w:eastAsia="HGSｺﾞｼｯｸM" w:hAnsi="Arial" w:cs="Arial"/>
          <w:szCs w:val="21"/>
        </w:rPr>
        <w:t>したエゴン</w:t>
      </w:r>
      <w:r w:rsidR="00ED4119" w:rsidRPr="00335699">
        <w:rPr>
          <w:rFonts w:ascii="Arial" w:eastAsia="HGSｺﾞｼｯｸM" w:hAnsi="Arial" w:cs="Arial" w:hint="eastAsia"/>
          <w:szCs w:val="21"/>
          <w:highlight w:val="yellow"/>
        </w:rPr>
        <w:t>・</w:t>
      </w:r>
      <w:r w:rsidR="00ED4119" w:rsidRPr="00482E93">
        <w:rPr>
          <w:rFonts w:ascii="Arial" w:eastAsia="HGSｺﾞｼｯｸM" w:hAnsi="Arial" w:cs="Arial"/>
          <w:szCs w:val="21"/>
        </w:rPr>
        <w:t>シーレですが、生涯に渡って人体表現に関心を寄せ、人体をテーマに多くの</w:t>
      </w:r>
      <w:r w:rsidR="00ED4119" w:rsidRPr="00C977C6">
        <w:rPr>
          <w:rFonts w:ascii="Arial" w:eastAsia="HGSｺﾞｼｯｸM" w:hAnsi="Arial" w:cs="Arial" w:hint="eastAsia"/>
          <w:szCs w:val="21"/>
          <w:highlight w:val="magenta"/>
          <w:rPrChange w:id="201" w:author="TRIVECTOR" w:date="2026-03-03T15:52:00Z" w16du:dateUtc="2026-03-03T06:52:00Z">
            <w:rPr>
              <w:rFonts w:ascii="Arial" w:eastAsia="HGSｺﾞｼｯｸM" w:hAnsi="Arial" w:cs="Arial" w:hint="eastAsia"/>
              <w:szCs w:val="21"/>
            </w:rPr>
          </w:rPrChange>
        </w:rPr>
        <w:t>ドローイング</w:t>
      </w:r>
      <w:r w:rsidR="00ED4119" w:rsidRPr="00482E93">
        <w:rPr>
          <w:rFonts w:ascii="Arial" w:eastAsia="HGSｺﾞｼｯｸM" w:hAnsi="Arial" w:cs="Arial"/>
          <w:szCs w:val="21"/>
        </w:rPr>
        <w:t>を残しました。</w:t>
      </w:r>
    </w:p>
    <w:p w14:paraId="5861F689" w14:textId="77777777" w:rsidR="00ED4119" w:rsidRDefault="00ED4119" w:rsidP="00ED4119">
      <w:pPr>
        <w:rPr>
          <w:rFonts w:ascii="Arial" w:eastAsia="HGSｺﾞｼｯｸM" w:hAnsi="Arial" w:cs="Arial"/>
          <w:b/>
          <w:szCs w:val="21"/>
        </w:rPr>
      </w:pPr>
    </w:p>
    <w:p w14:paraId="413BD8F0" w14:textId="77777777" w:rsidR="00ED4119" w:rsidRPr="00482E93" w:rsidRDefault="00ED4119" w:rsidP="00ED4119">
      <w:pPr>
        <w:rPr>
          <w:rFonts w:ascii="Arial" w:eastAsia="HGSｺﾞｼｯｸM" w:hAnsi="Arial" w:cs="Arial"/>
          <w:b/>
          <w:szCs w:val="21"/>
        </w:rPr>
      </w:pPr>
    </w:p>
    <w:p w14:paraId="2FFE3519" w14:textId="33F262D3" w:rsidR="00ED4119" w:rsidRPr="00997D1C" w:rsidRDefault="00356D77" w:rsidP="00ED4119">
      <w:pPr>
        <w:rPr>
          <w:rFonts w:ascii="Arial" w:eastAsia="HGSｺﾞｼｯｸM" w:hAnsi="Arial" w:cs="Arial"/>
          <w:b/>
          <w:szCs w:val="21"/>
        </w:rPr>
      </w:pPr>
      <w:ins w:id="202" w:author="TRIVECTOR" w:date="2026-03-03T15:37:00Z" w16du:dateUtc="2026-03-03T06:37:00Z">
        <w:r>
          <w:rPr>
            <w:rFonts w:ascii="Arial" w:eastAsia="HGSｺﾞｼｯｸM" w:hAnsi="Arial" w:cs="Arial" w:hint="eastAsia"/>
            <w:b/>
            <w:szCs w:val="21"/>
          </w:rPr>
          <w:t xml:space="preserve">48 </w:t>
        </w:r>
      </w:ins>
      <w:r w:rsidR="00ED4119" w:rsidRPr="00482E93">
        <w:rPr>
          <w:rFonts w:ascii="Arial" w:eastAsia="HGSｺﾞｼｯｸM" w:hAnsi="Arial" w:cs="Arial"/>
          <w:b/>
          <w:szCs w:val="21"/>
        </w:rPr>
        <w:t>オスカー・ココシュカ</w:t>
      </w:r>
      <w:r w:rsidR="00ED4119">
        <w:rPr>
          <w:rFonts w:ascii="Arial" w:eastAsia="HGSｺﾞｼｯｸM" w:hAnsi="Arial" w:cs="Arial" w:hint="eastAsia"/>
          <w:b/>
          <w:highlight w:val="yellow"/>
        </w:rPr>
        <w:t>，</w:t>
      </w:r>
      <w:r w:rsidR="00ED4119">
        <w:rPr>
          <w:rFonts w:ascii="Arial" w:eastAsia="HGSｺﾞｼｯｸM" w:hAnsi="Arial" w:cs="Arial" w:hint="eastAsia"/>
          <w:b/>
        </w:rPr>
        <w:t>作、</w:t>
      </w:r>
      <w:r w:rsidR="00ED4119" w:rsidRPr="00482E93">
        <w:rPr>
          <w:rFonts w:ascii="Arial" w:eastAsia="HGSｺﾞｼｯｸM" w:hAnsi="Arial" w:cs="Arial"/>
          <w:b/>
          <w:szCs w:val="21"/>
        </w:rPr>
        <w:t>版画集</w:t>
      </w:r>
      <w:r w:rsidR="00ED4119" w:rsidRPr="007F2CE1">
        <w:rPr>
          <w:rFonts w:ascii="Arial" w:eastAsia="HGSｺﾞｼｯｸM" w:hAnsi="Arial" w:cs="Arial" w:hint="eastAsia"/>
          <w:b/>
          <w:szCs w:val="21"/>
          <w:highlight w:val="yellow"/>
        </w:rPr>
        <w:t>，</w:t>
      </w:r>
      <w:r w:rsidR="00ED4119" w:rsidRPr="007F2CE1">
        <w:rPr>
          <w:rFonts w:ascii="Arial" w:eastAsia="HGSｺﾞｼｯｸM" w:hAnsi="Arial" w:cs="Arial"/>
          <w:b/>
          <w:szCs w:val="21"/>
          <w:highlight w:val="yellow"/>
        </w:rPr>
        <w:t>『</w:t>
      </w:r>
      <w:r w:rsidR="00ED4119" w:rsidRPr="00482E93">
        <w:rPr>
          <w:rFonts w:ascii="Arial" w:eastAsia="HGSｺﾞｼｯｸM" w:hAnsi="Arial" w:cs="Arial"/>
          <w:b/>
          <w:szCs w:val="21"/>
        </w:rPr>
        <w:t>夢見る少年たち』</w:t>
      </w:r>
      <w:r w:rsidR="00ED4119" w:rsidRPr="007F2CE1">
        <w:rPr>
          <w:rFonts w:ascii="Arial" w:eastAsia="HGSｺﾞｼｯｸM" w:hAnsi="Arial" w:cs="Arial" w:hint="eastAsia"/>
          <w:b/>
          <w:szCs w:val="21"/>
          <w:highlight w:val="yellow"/>
        </w:rPr>
        <w:t>。</w:t>
      </w:r>
      <w:r w:rsidR="00ED4119">
        <w:rPr>
          <w:rFonts w:ascii="Arial" w:eastAsia="HGSｺﾞｼｯｸM" w:hAnsi="Arial" w:cs="Arial" w:hint="eastAsia"/>
          <w:b/>
          <w:highlight w:val="yellow"/>
        </w:rPr>
        <w:t>，</w:t>
      </w:r>
      <w:r w:rsidR="00ED4119" w:rsidRPr="00482E93">
        <w:rPr>
          <w:rFonts w:ascii="Arial" w:eastAsia="HGSｺﾞｼｯｸM" w:hAnsi="Arial" w:cs="Arial"/>
          <w:szCs w:val="21"/>
        </w:rPr>
        <w:t>まだ学生であったココシュカが、思春期の苦悩をテーマに、</w:t>
      </w:r>
      <w:r w:rsidR="00ED4119" w:rsidRPr="00C977C6">
        <w:rPr>
          <w:rFonts w:ascii="Arial" w:eastAsia="HGSｺﾞｼｯｸM" w:hAnsi="Arial" w:cs="Arial" w:hint="eastAsia"/>
          <w:szCs w:val="21"/>
          <w:highlight w:val="magenta"/>
          <w:rPrChange w:id="203" w:author="TRIVECTOR" w:date="2026-03-03T15:52:00Z" w16du:dateUtc="2026-03-03T06:52:00Z">
            <w:rPr>
              <w:rFonts w:ascii="Arial" w:eastAsia="HGSｺﾞｼｯｸM" w:hAnsi="Arial" w:cs="Arial" w:hint="eastAsia"/>
              <w:szCs w:val="21"/>
            </w:rPr>
          </w:rPrChange>
        </w:rPr>
        <w:t>詩</w:t>
      </w:r>
      <w:r w:rsidR="00ED4119" w:rsidRPr="00482E93">
        <w:rPr>
          <w:rFonts w:ascii="Arial" w:eastAsia="HGSｺﾞｼｯｸM" w:hAnsi="Arial" w:cs="Arial"/>
          <w:szCs w:val="21"/>
        </w:rPr>
        <w:t>と絵の両方を手がけた版画集。詩のなかで主人公の少年は</w:t>
      </w:r>
      <w:r w:rsidR="00ED4119" w:rsidRPr="00482E93">
        <w:rPr>
          <w:rFonts w:ascii="Arial" w:eastAsia="HGSｺﾞｼｯｸM" w:hAnsi="Arial" w:cs="Arial"/>
          <w:szCs w:val="21"/>
        </w:rPr>
        <w:lastRenderedPageBreak/>
        <w:t>何度も夢を見て、遠い島々へ旅をします。少年が少女</w:t>
      </w:r>
      <w:r w:rsidR="00ED4119">
        <w:rPr>
          <w:rFonts w:ascii="Arial" w:eastAsia="HGSｺﾞｼｯｸM" w:hAnsi="Arial" w:cs="Arial" w:hint="eastAsia"/>
          <w:b/>
          <w:highlight w:val="yellow"/>
        </w:rPr>
        <w:t>，</w:t>
      </w:r>
      <w:r w:rsidR="00ED4119" w:rsidRPr="00482E93">
        <w:rPr>
          <w:rFonts w:ascii="Arial" w:eastAsia="HGSｺﾞｼｯｸM" w:hAnsi="Arial" w:cs="Arial"/>
          <w:szCs w:val="21"/>
        </w:rPr>
        <w:t>「リー」と出会い、恋愛告白によって物語は幕を閉じます。最終場面は、他の頁と比べても人体描写が入念で、右の少年にココシュカ自身が、左の少女に当時の想い</w:t>
      </w:r>
      <w:commentRangeStart w:id="204"/>
      <w:r w:rsidR="00ED4119" w:rsidRPr="00482E93">
        <w:rPr>
          <w:rFonts w:ascii="Arial" w:eastAsia="HGSｺﾞｼｯｸM" w:hAnsi="Arial" w:cs="Arial"/>
          <w:szCs w:val="21"/>
        </w:rPr>
        <w:t>人</w:t>
      </w:r>
      <w:commentRangeEnd w:id="204"/>
      <w:r w:rsidR="00ED4119" w:rsidRPr="00964AD0">
        <w:rPr>
          <w:rStyle w:val="aa"/>
          <w:rFonts w:ascii="Arial" w:eastAsia="HGSｺﾞｼｯｸM" w:hAnsi="Arial" w:cs="Arial" w:hint="eastAsia"/>
          <w:sz w:val="21"/>
          <w:szCs w:val="21"/>
          <w:highlight w:val="yellow"/>
        </w:rPr>
        <w:commentReference w:id="204"/>
      </w:r>
      <w:r w:rsidR="00ED4119" w:rsidRPr="00964AD0">
        <w:rPr>
          <w:rFonts w:ascii="Arial" w:eastAsia="HGSｺﾞｼｯｸM" w:hAnsi="Arial" w:cs="Arial" w:hint="eastAsia"/>
          <w:szCs w:val="21"/>
          <w:highlight w:val="yellow"/>
        </w:rPr>
        <w:t>，</w:t>
      </w:r>
      <w:r w:rsidR="00ED4119" w:rsidRPr="00482E93">
        <w:rPr>
          <w:rFonts w:ascii="Arial" w:eastAsia="HGSｺﾞｼｯｸM" w:hAnsi="Arial" w:cs="Arial"/>
          <w:szCs w:val="21"/>
        </w:rPr>
        <w:t>「リー」が重ねられており、自伝的な内容となっています。内面を</w:t>
      </w:r>
      <w:commentRangeStart w:id="205"/>
      <w:r w:rsidR="00ED4119" w:rsidRPr="00482E93">
        <w:rPr>
          <w:rFonts w:ascii="Arial" w:eastAsia="HGSｺﾞｼｯｸM" w:hAnsi="Arial" w:cs="Arial"/>
          <w:szCs w:val="21"/>
        </w:rPr>
        <w:t>曝</w:t>
      </w:r>
      <w:commentRangeEnd w:id="205"/>
      <w:r w:rsidR="00ED4119" w:rsidRPr="00482E93">
        <w:rPr>
          <w:rStyle w:val="aa"/>
          <w:rFonts w:ascii="Arial" w:eastAsia="HGSｺﾞｼｯｸM" w:hAnsi="Arial" w:cs="Arial"/>
          <w:sz w:val="21"/>
          <w:szCs w:val="21"/>
        </w:rPr>
        <w:commentReference w:id="205"/>
      </w:r>
      <w:r w:rsidR="00ED4119" w:rsidRPr="00482E93">
        <w:rPr>
          <w:rFonts w:ascii="Arial" w:eastAsia="HGSｺﾞｼｯｸM" w:hAnsi="Arial" w:cs="Arial"/>
          <w:szCs w:val="21"/>
        </w:rPr>
        <w:t>け出す制作姿勢や</w:t>
      </w:r>
      <w:r w:rsidR="00ED4119">
        <w:rPr>
          <w:rFonts w:ascii="Arial" w:eastAsia="HGSｺﾞｼｯｸM" w:hAnsi="Arial" w:cs="Arial" w:hint="eastAsia"/>
          <w:b/>
          <w:highlight w:val="yellow"/>
        </w:rPr>
        <w:t>，</w:t>
      </w:r>
      <w:r w:rsidR="00ED4119" w:rsidRPr="00482E93">
        <w:rPr>
          <w:rFonts w:ascii="Arial" w:eastAsia="HGSｺﾞｼｯｸM" w:hAnsi="Arial" w:cs="Arial"/>
          <w:szCs w:val="21"/>
        </w:rPr>
        <w:t>奇妙に歪んだ人体表現などから、当時の反応は</w:t>
      </w:r>
      <w:r w:rsidR="00ED4119" w:rsidRPr="00C977C6">
        <w:rPr>
          <w:rFonts w:ascii="Arial" w:eastAsia="HGSｺﾞｼｯｸM" w:hAnsi="Arial" w:cs="Arial" w:hint="eastAsia"/>
          <w:szCs w:val="21"/>
          <w:highlight w:val="magenta"/>
          <w:rPrChange w:id="206" w:author="TRIVECTOR" w:date="2026-03-03T15:52:00Z" w16du:dateUtc="2026-03-03T06:52:00Z">
            <w:rPr>
              <w:rFonts w:ascii="Arial" w:eastAsia="HGSｺﾞｼｯｸM" w:hAnsi="Arial" w:cs="Arial" w:hint="eastAsia"/>
              <w:szCs w:val="21"/>
            </w:rPr>
          </w:rPrChange>
        </w:rPr>
        <w:t>賛否両論</w:t>
      </w:r>
      <w:r w:rsidR="00ED4119" w:rsidRPr="00C977C6">
        <w:rPr>
          <w:rFonts w:ascii="Arial" w:eastAsia="HGSｺﾞｼｯｸM" w:hAnsi="Arial" w:cs="Arial"/>
          <w:szCs w:val="21"/>
        </w:rPr>
        <w:t>で</w:t>
      </w:r>
      <w:r w:rsidR="00ED4119" w:rsidRPr="00482E93">
        <w:rPr>
          <w:rFonts w:ascii="Arial" w:eastAsia="HGSｺﾞｼｯｸM" w:hAnsi="Arial" w:cs="Arial"/>
          <w:szCs w:val="21"/>
        </w:rPr>
        <w:t>したが、現在ではココシュカの初期の代表作として知られています。</w:t>
      </w:r>
    </w:p>
    <w:p w14:paraId="4647C59E" w14:textId="77777777" w:rsidR="00ED4119" w:rsidRDefault="00ED4119" w:rsidP="00ED4119">
      <w:pPr>
        <w:rPr>
          <w:rFonts w:ascii="Arial" w:eastAsia="HGSｺﾞｼｯｸM" w:hAnsi="Arial" w:cs="Arial"/>
          <w:b/>
          <w:szCs w:val="21"/>
        </w:rPr>
      </w:pPr>
    </w:p>
    <w:p w14:paraId="4A750774" w14:textId="77777777" w:rsidR="00ED4119" w:rsidRPr="00482E93" w:rsidRDefault="00ED4119" w:rsidP="00ED4119">
      <w:pPr>
        <w:rPr>
          <w:rFonts w:ascii="Arial" w:eastAsia="HGSｺﾞｼｯｸM" w:hAnsi="Arial" w:cs="Arial"/>
          <w:b/>
          <w:szCs w:val="21"/>
        </w:rPr>
      </w:pPr>
    </w:p>
    <w:p w14:paraId="06ABCACE" w14:textId="44EA2E03" w:rsidR="00ED4119" w:rsidRPr="00482E93" w:rsidRDefault="00356D77" w:rsidP="00ED4119">
      <w:pPr>
        <w:rPr>
          <w:rFonts w:ascii="Arial" w:eastAsia="HGSｺﾞｼｯｸM" w:hAnsi="Arial" w:cs="Arial"/>
          <w:szCs w:val="21"/>
        </w:rPr>
      </w:pPr>
      <w:ins w:id="207" w:author="TRIVECTOR" w:date="2026-03-03T15:37:00Z" w16du:dateUtc="2026-03-03T06:37:00Z">
        <w:r>
          <w:rPr>
            <w:rFonts w:ascii="Arial" w:eastAsia="HGSｺﾞｼｯｸM" w:hAnsi="Arial" w:cs="Arial" w:hint="eastAsia"/>
            <w:b/>
            <w:szCs w:val="21"/>
          </w:rPr>
          <w:t xml:space="preserve">49 </w:t>
        </w:r>
      </w:ins>
      <w:r w:rsidR="00ED4119" w:rsidRPr="00482E93">
        <w:rPr>
          <w:rFonts w:ascii="Arial" w:eastAsia="HGSｺﾞｼｯｸM" w:hAnsi="Arial" w:cs="Arial"/>
          <w:b/>
          <w:szCs w:val="21"/>
        </w:rPr>
        <w:t>パウル・クレー</w:t>
      </w:r>
      <w:r w:rsidR="00ED4119">
        <w:rPr>
          <w:rFonts w:ascii="Arial" w:eastAsia="HGSｺﾞｼｯｸM" w:hAnsi="Arial" w:cs="Arial" w:hint="eastAsia"/>
          <w:b/>
          <w:highlight w:val="yellow"/>
        </w:rPr>
        <w:t>，</w:t>
      </w:r>
      <w:r w:rsidR="00ED4119">
        <w:rPr>
          <w:rFonts w:ascii="Arial" w:eastAsia="HGSｺﾞｼｯｸM" w:hAnsi="Arial" w:cs="Arial" w:hint="eastAsia"/>
          <w:b/>
        </w:rPr>
        <w:t>作、</w:t>
      </w:r>
      <w:r w:rsidR="00ED4119" w:rsidRPr="00482E93">
        <w:rPr>
          <w:rFonts w:ascii="Arial" w:eastAsia="HGSｺﾞｼｯｸM" w:hAnsi="Arial" w:cs="Arial"/>
          <w:b/>
          <w:szCs w:val="21"/>
        </w:rPr>
        <w:t>《アフロディテの</w:t>
      </w:r>
      <w:commentRangeStart w:id="208"/>
      <w:r w:rsidR="00ED4119" w:rsidRPr="00482E93">
        <w:rPr>
          <w:rFonts w:ascii="Arial" w:eastAsia="HGSｺﾞｼｯｸM" w:hAnsi="Arial" w:cs="Arial"/>
          <w:b/>
          <w:szCs w:val="21"/>
        </w:rPr>
        <w:t>解剖学</w:t>
      </w:r>
      <w:commentRangeEnd w:id="208"/>
      <w:r w:rsidR="00ED4119" w:rsidRPr="00482E93">
        <w:rPr>
          <w:rStyle w:val="aa"/>
          <w:rFonts w:ascii="Arial" w:eastAsia="HGSｺﾞｼｯｸM" w:hAnsi="Arial" w:cs="Arial"/>
          <w:b/>
          <w:sz w:val="21"/>
          <w:szCs w:val="21"/>
        </w:rPr>
        <w:commentReference w:id="208"/>
      </w:r>
      <w:r w:rsidR="00ED4119" w:rsidRPr="00482E93">
        <w:rPr>
          <w:rFonts w:ascii="Arial" w:eastAsia="HGSｺﾞｼｯｸM" w:hAnsi="Arial" w:cs="Arial"/>
          <w:b/>
          <w:szCs w:val="21"/>
        </w:rPr>
        <w:t>》</w:t>
      </w:r>
      <w:r w:rsidR="00ED4119" w:rsidRPr="007F2CE1">
        <w:rPr>
          <w:rFonts w:ascii="Arial" w:eastAsia="HGSｺﾞｼｯｸM" w:hAnsi="Arial" w:cs="Arial" w:hint="eastAsia"/>
          <w:b/>
          <w:szCs w:val="21"/>
          <w:highlight w:val="yellow"/>
        </w:rPr>
        <w:t>。</w:t>
      </w:r>
      <w:r w:rsidR="00ED4119">
        <w:rPr>
          <w:rFonts w:ascii="Arial" w:eastAsia="HGSｺﾞｼｯｸM" w:hAnsi="Arial" w:cs="Arial" w:hint="eastAsia"/>
          <w:b/>
          <w:highlight w:val="yellow"/>
        </w:rPr>
        <w:t>，</w:t>
      </w:r>
      <w:r w:rsidR="00ED4119" w:rsidRPr="00482E93">
        <w:rPr>
          <w:rFonts w:ascii="Arial" w:eastAsia="HGSｺﾞｼｯｸM" w:hAnsi="Arial" w:cs="Arial"/>
          <w:szCs w:val="21"/>
        </w:rPr>
        <w:t>題名の</w:t>
      </w:r>
      <w:r w:rsidR="00ED4119" w:rsidRPr="007F2CE1">
        <w:rPr>
          <w:rFonts w:ascii="Arial" w:eastAsia="HGSｺﾞｼｯｸM" w:hAnsi="Arial" w:cs="Arial" w:hint="eastAsia"/>
          <w:szCs w:val="21"/>
          <w:highlight w:val="yellow"/>
        </w:rPr>
        <w:t>，</w:t>
      </w:r>
      <w:r w:rsidR="00ED4119" w:rsidRPr="00482E93">
        <w:rPr>
          <w:rFonts w:ascii="Arial" w:eastAsia="HGSｺﾞｼｯｸM" w:hAnsi="Arial" w:cs="Arial"/>
          <w:szCs w:val="21"/>
        </w:rPr>
        <w:t>アフロディテは、西洋美術において繰り返し描かれてきた、美の女神の名前です。女神の姿を画面のなかに探すと、縦方向の色の帯のなかに、青い眼や乳房といった女性の身体を示すモチーフが点在しています。</w:t>
      </w:r>
      <w:r w:rsidR="00ED4119" w:rsidRPr="00997D1C">
        <w:rPr>
          <w:rFonts w:ascii="Arial" w:eastAsia="HGSｺﾞｼｯｸM" w:hAnsi="Arial" w:cs="Arial" w:hint="eastAsia"/>
          <w:bCs/>
          <w:szCs w:val="21"/>
          <w:highlight w:val="yellow"/>
        </w:rPr>
        <w:t>，</w:t>
      </w:r>
      <w:r w:rsidR="00ED4119" w:rsidRPr="00482E93">
        <w:rPr>
          <w:rFonts w:ascii="Arial" w:eastAsia="HGSｺﾞｼｯｸM" w:hAnsi="Arial" w:cs="Arial"/>
          <w:szCs w:val="21"/>
        </w:rPr>
        <w:t>さらに本作には</w:t>
      </w:r>
      <w:r w:rsidR="00ED4119" w:rsidRPr="001B0BDD">
        <w:rPr>
          <w:rFonts w:ascii="Arial" w:eastAsia="HGSｺﾞｼｯｸM" w:hAnsi="Arial" w:cs="Arial" w:hint="eastAsia"/>
          <w:color w:val="FF0000"/>
          <w:szCs w:val="21"/>
        </w:rPr>
        <w:t>、</w:t>
      </w:r>
      <w:r w:rsidR="00ED4119" w:rsidRPr="00482E93">
        <w:rPr>
          <w:rFonts w:ascii="Arial" w:eastAsia="HGSｺﾞｼｯｸM" w:hAnsi="Arial" w:cs="Arial"/>
          <w:szCs w:val="21"/>
        </w:rPr>
        <w:t>元々</w:t>
      </w:r>
      <w:r w:rsidR="00ED4119" w:rsidRPr="00C977C6">
        <w:rPr>
          <w:rFonts w:ascii="Arial" w:eastAsia="HGSｺﾞｼｯｸM" w:hAnsi="Arial" w:cs="Arial" w:hint="eastAsia"/>
          <w:szCs w:val="21"/>
          <w:highlight w:val="magenta"/>
          <w:rPrChange w:id="209" w:author="TRIVECTOR" w:date="2026-03-03T15:53:00Z" w16du:dateUtc="2026-03-03T06:53:00Z">
            <w:rPr>
              <w:rFonts w:ascii="Arial" w:eastAsia="HGSｺﾞｼｯｸM" w:hAnsi="Arial" w:cs="Arial" w:hint="eastAsia"/>
              <w:szCs w:val="21"/>
            </w:rPr>
          </w:rPrChange>
        </w:rPr>
        <w:t>左右に</w:t>
      </w:r>
      <w:r w:rsidR="00ED4119" w:rsidRPr="00482E93">
        <w:rPr>
          <w:rFonts w:ascii="Arial" w:eastAsia="HGSｺﾞｼｯｸM" w:hAnsi="Arial" w:cs="Arial"/>
          <w:szCs w:val="21"/>
        </w:rPr>
        <w:t>９センチほど続きの画面があり、横長の絵でした。そこには手のモチーフも描かれていたのですが、クレー自らハサミを入れて分離して</w:t>
      </w:r>
      <w:r w:rsidR="00ED4119" w:rsidRPr="00997D1C">
        <w:rPr>
          <w:rFonts w:ascii="Arial" w:eastAsia="HGSｺﾞｼｯｸM" w:hAnsi="Arial" w:cs="Arial" w:hint="eastAsia"/>
          <w:bCs/>
          <w:szCs w:val="21"/>
          <w:highlight w:val="yellow"/>
        </w:rPr>
        <w:t>，</w:t>
      </w:r>
      <w:r w:rsidR="00ED4119" w:rsidRPr="00482E93">
        <w:rPr>
          <w:rFonts w:ascii="Arial" w:eastAsia="HGSｺﾞｼｯｸM" w:hAnsi="Arial" w:cs="Arial"/>
          <w:szCs w:val="21"/>
        </w:rPr>
        <w:t>別の作品としています。「切断」は</w:t>
      </w:r>
      <w:r w:rsidR="00ED4119" w:rsidRPr="00335699">
        <w:rPr>
          <w:rFonts w:ascii="Arial" w:eastAsia="HGSｺﾞｼｯｸM" w:hAnsi="Arial" w:cs="Arial" w:hint="eastAsia"/>
          <w:szCs w:val="21"/>
          <w:highlight w:val="yellow"/>
        </w:rPr>
        <w:t>，</w:t>
      </w:r>
      <w:r w:rsidR="00ED4119" w:rsidRPr="00C977C6">
        <w:rPr>
          <w:rFonts w:ascii="Arial" w:eastAsia="HGSｺﾞｼｯｸM" w:hAnsi="Arial" w:cs="Arial" w:hint="eastAsia"/>
          <w:szCs w:val="21"/>
          <w:highlight w:val="magenta"/>
          <w:rPrChange w:id="210" w:author="TRIVECTOR" w:date="2026-03-03T15:53:00Z" w16du:dateUtc="2026-03-03T06:53:00Z">
            <w:rPr>
              <w:rFonts w:ascii="Arial" w:eastAsia="HGSｺﾞｼｯｸM" w:hAnsi="Arial" w:cs="Arial" w:hint="eastAsia"/>
              <w:szCs w:val="21"/>
            </w:rPr>
          </w:rPrChange>
        </w:rPr>
        <w:t>クレー</w:t>
      </w:r>
      <w:r w:rsidR="00ED4119" w:rsidRPr="00482E93">
        <w:rPr>
          <w:rFonts w:ascii="Arial" w:eastAsia="HGSｺﾞｼｯｸM" w:hAnsi="Arial" w:cs="Arial"/>
          <w:szCs w:val="21"/>
        </w:rPr>
        <w:t>がしばしば用いた手法です。古典的な美の主題に対して、</w:t>
      </w:r>
      <w:commentRangeStart w:id="211"/>
      <w:r w:rsidR="00ED4119" w:rsidRPr="00482E93">
        <w:rPr>
          <w:rFonts w:ascii="Arial" w:eastAsia="HGSｺﾞｼｯｸM" w:hAnsi="Arial" w:cs="Arial"/>
          <w:szCs w:val="21"/>
        </w:rPr>
        <w:t>色面</w:t>
      </w:r>
      <w:commentRangeEnd w:id="211"/>
      <w:r w:rsidR="00ED4119" w:rsidRPr="00482E93">
        <w:rPr>
          <w:rStyle w:val="aa"/>
          <w:rFonts w:ascii="Arial" w:eastAsia="HGSｺﾞｼｯｸM" w:hAnsi="Arial" w:cs="Arial"/>
          <w:sz w:val="21"/>
          <w:szCs w:val="21"/>
        </w:rPr>
        <w:commentReference w:id="211"/>
      </w:r>
      <w:r w:rsidR="00ED4119" w:rsidRPr="00482E93">
        <w:rPr>
          <w:rFonts w:ascii="Arial" w:eastAsia="HGSｺﾞｼｯｸM" w:hAnsi="Arial" w:cs="Arial"/>
          <w:szCs w:val="21"/>
        </w:rPr>
        <w:t>に分解し、紙も切断するという近代的な手法で</w:t>
      </w:r>
      <w:r w:rsidR="00ED4119" w:rsidRPr="00997D1C">
        <w:rPr>
          <w:rFonts w:ascii="Arial" w:eastAsia="HGSｺﾞｼｯｸM" w:hAnsi="Arial" w:cs="Arial" w:hint="eastAsia"/>
          <w:bCs/>
          <w:szCs w:val="21"/>
          <w:highlight w:val="yellow"/>
        </w:rPr>
        <w:t>，</w:t>
      </w:r>
      <w:r w:rsidR="00ED4119" w:rsidRPr="00C977C6">
        <w:rPr>
          <w:rFonts w:ascii="Arial" w:eastAsia="HGSｺﾞｼｯｸM" w:hAnsi="Arial" w:cs="Arial" w:hint="eastAsia"/>
          <w:szCs w:val="21"/>
          <w:highlight w:val="magenta"/>
          <w:rPrChange w:id="212" w:author="TRIVECTOR" w:date="2026-03-03T15:53:00Z" w16du:dateUtc="2026-03-03T06:53:00Z">
            <w:rPr>
              <w:rFonts w:ascii="Arial" w:eastAsia="HGSｺﾞｼｯｸM" w:hAnsi="Arial" w:cs="Arial" w:hint="eastAsia"/>
              <w:szCs w:val="21"/>
            </w:rPr>
          </w:rPrChange>
        </w:rPr>
        <w:t>挑戦した</w:t>
      </w:r>
      <w:r w:rsidR="00ED4119" w:rsidRPr="00482E93">
        <w:rPr>
          <w:rFonts w:ascii="Arial" w:eastAsia="HGSｺﾞｼｯｸM" w:hAnsi="Arial" w:cs="Arial"/>
          <w:szCs w:val="21"/>
        </w:rPr>
        <w:t>作品といえるでしょう。</w:t>
      </w:r>
    </w:p>
    <w:p w14:paraId="078FF643" w14:textId="77777777" w:rsidR="00ED4119" w:rsidRDefault="00ED4119" w:rsidP="00ED4119">
      <w:pPr>
        <w:rPr>
          <w:rFonts w:ascii="Arial" w:eastAsia="HGSｺﾞｼｯｸM" w:hAnsi="Arial" w:cs="Arial"/>
          <w:b/>
          <w:szCs w:val="21"/>
        </w:rPr>
      </w:pPr>
    </w:p>
    <w:p w14:paraId="38E72F5F" w14:textId="77777777" w:rsidR="00ED4119" w:rsidRPr="00482E93" w:rsidRDefault="00ED4119" w:rsidP="00ED4119">
      <w:pPr>
        <w:rPr>
          <w:rFonts w:ascii="Arial" w:eastAsia="HGSｺﾞｼｯｸM" w:hAnsi="Arial" w:cs="Arial"/>
          <w:b/>
          <w:szCs w:val="21"/>
        </w:rPr>
      </w:pPr>
    </w:p>
    <w:p w14:paraId="181130D9" w14:textId="76122134" w:rsidR="00ED4119" w:rsidRPr="00482E93" w:rsidRDefault="00356D77" w:rsidP="00ED4119">
      <w:pPr>
        <w:rPr>
          <w:rFonts w:ascii="Arial" w:eastAsia="HGSｺﾞｼｯｸM" w:hAnsi="Arial" w:cs="Arial"/>
          <w:szCs w:val="21"/>
        </w:rPr>
      </w:pPr>
      <w:ins w:id="213" w:author="TRIVECTOR" w:date="2026-03-03T15:37:00Z" w16du:dateUtc="2026-03-03T06:37:00Z">
        <w:r>
          <w:rPr>
            <w:rFonts w:ascii="Arial" w:eastAsia="HGSｺﾞｼｯｸM" w:hAnsi="Arial" w:cs="Arial" w:hint="eastAsia"/>
            <w:b/>
            <w:szCs w:val="21"/>
          </w:rPr>
          <w:t xml:space="preserve">50 </w:t>
        </w:r>
      </w:ins>
      <w:r w:rsidR="00ED4119" w:rsidRPr="00482E93">
        <w:rPr>
          <w:rFonts w:ascii="Arial" w:eastAsia="HGSｺﾞｼｯｸM" w:hAnsi="Arial" w:cs="Arial"/>
          <w:b/>
          <w:szCs w:val="21"/>
        </w:rPr>
        <w:t>パウル・クレー</w:t>
      </w:r>
      <w:r w:rsidR="00ED4119">
        <w:rPr>
          <w:rFonts w:ascii="Arial" w:eastAsia="HGSｺﾞｼｯｸM" w:hAnsi="Arial" w:cs="Arial" w:hint="eastAsia"/>
          <w:b/>
          <w:highlight w:val="yellow"/>
        </w:rPr>
        <w:t>，</w:t>
      </w:r>
      <w:r w:rsidR="00ED4119">
        <w:rPr>
          <w:rFonts w:ascii="Arial" w:eastAsia="HGSｺﾞｼｯｸM" w:hAnsi="Arial" w:cs="Arial" w:hint="eastAsia"/>
          <w:b/>
        </w:rPr>
        <w:t>作、</w:t>
      </w:r>
      <w:r w:rsidR="00ED4119" w:rsidRPr="00482E93">
        <w:rPr>
          <w:rFonts w:ascii="Arial" w:eastAsia="HGSｺﾞｼｯｸM" w:hAnsi="Arial" w:cs="Arial"/>
          <w:b/>
          <w:szCs w:val="21"/>
        </w:rPr>
        <w:t>《ラトミー》</w:t>
      </w:r>
      <w:r w:rsidR="00ED4119" w:rsidRPr="007F2CE1">
        <w:rPr>
          <w:rFonts w:ascii="Arial" w:eastAsia="HGSｺﾞｼｯｸM" w:hAnsi="Arial" w:cs="Arial" w:hint="eastAsia"/>
          <w:b/>
          <w:szCs w:val="21"/>
          <w:highlight w:val="yellow"/>
        </w:rPr>
        <w:t>。</w:t>
      </w:r>
      <w:r w:rsidR="00ED4119">
        <w:rPr>
          <w:rFonts w:ascii="Arial" w:eastAsia="HGSｺﾞｼｯｸM" w:hAnsi="Arial" w:cs="Arial" w:hint="eastAsia"/>
          <w:b/>
          <w:highlight w:val="yellow"/>
        </w:rPr>
        <w:t>，</w:t>
      </w:r>
      <w:r w:rsidR="00ED4119" w:rsidRPr="00482E93">
        <w:rPr>
          <w:rFonts w:ascii="Arial" w:eastAsia="HGSｺﾞｼｯｸM" w:hAnsi="Arial" w:cs="Arial"/>
          <w:szCs w:val="21"/>
        </w:rPr>
        <w:t>表面の起伏は、糊を混ぜた下地を</w:t>
      </w:r>
      <w:r w:rsidR="00ED4119" w:rsidRPr="00997D1C">
        <w:rPr>
          <w:rFonts w:ascii="Arial" w:eastAsia="HGSｺﾞｼｯｸM" w:hAnsi="Arial" w:cs="Arial" w:hint="eastAsia"/>
          <w:bCs/>
          <w:szCs w:val="21"/>
          <w:highlight w:val="yellow"/>
        </w:rPr>
        <w:t>，</w:t>
      </w:r>
      <w:r w:rsidR="00ED4119" w:rsidRPr="00482E93">
        <w:rPr>
          <w:rFonts w:ascii="Arial" w:eastAsia="HGSｺﾞｼｯｸM" w:hAnsi="Arial" w:cs="Arial"/>
          <w:szCs w:val="21"/>
        </w:rPr>
        <w:t>薄い紙に塗ることで生まれています。強く</w:t>
      </w:r>
      <w:commentRangeStart w:id="214"/>
      <w:r w:rsidR="00ED4119" w:rsidRPr="00482E93">
        <w:rPr>
          <w:rFonts w:ascii="Arial" w:eastAsia="HGSｺﾞｼｯｸM" w:hAnsi="Arial" w:cs="Arial"/>
          <w:szCs w:val="21"/>
        </w:rPr>
        <w:t>刻</w:t>
      </w:r>
      <w:commentRangeEnd w:id="214"/>
      <w:r w:rsidR="00ED4119" w:rsidRPr="00482E93">
        <w:rPr>
          <w:rStyle w:val="aa"/>
          <w:rFonts w:ascii="Arial" w:eastAsia="HGSｺﾞｼｯｸM" w:hAnsi="Arial" w:cs="Arial"/>
          <w:sz w:val="21"/>
          <w:szCs w:val="21"/>
        </w:rPr>
        <w:commentReference w:id="214"/>
      </w:r>
      <w:r w:rsidR="00ED4119" w:rsidRPr="00482E93">
        <w:rPr>
          <w:rFonts w:ascii="Arial" w:eastAsia="HGSｺﾞｼｯｸM" w:hAnsi="Arial" w:cs="Arial"/>
          <w:szCs w:val="21"/>
        </w:rPr>
        <w:t>み付けられた線は、互いに交差することなく、直角に曲がったり大きく折り返したりしています。</w:t>
      </w:r>
      <w:r w:rsidR="00ED4119">
        <w:rPr>
          <w:rFonts w:ascii="Arial" w:eastAsia="HGSｺﾞｼｯｸM" w:hAnsi="Arial" w:cs="Arial" w:hint="eastAsia"/>
          <w:b/>
          <w:highlight w:val="yellow"/>
        </w:rPr>
        <w:t>，</w:t>
      </w:r>
      <w:r w:rsidR="00ED4119" w:rsidRPr="00C977C6">
        <w:rPr>
          <w:rFonts w:ascii="Arial" w:eastAsia="HGSｺﾞｼｯｸM" w:hAnsi="Arial" w:cs="Arial" w:hint="eastAsia"/>
          <w:color w:val="FF0000"/>
          <w:szCs w:val="21"/>
          <w:highlight w:val="magenta"/>
          <w:rPrChange w:id="215" w:author="TRIVECTOR" w:date="2026-03-03T15:54:00Z" w16du:dateUtc="2026-03-03T06:54:00Z">
            <w:rPr>
              <w:rFonts w:ascii="Arial" w:eastAsia="HGSｺﾞｼｯｸM" w:hAnsi="Arial" w:cs="Arial" w:hint="eastAsia"/>
              <w:color w:val="FF0000"/>
              <w:szCs w:val="21"/>
            </w:rPr>
          </w:rPrChange>
        </w:rPr>
        <w:t>タイトル</w:t>
      </w:r>
      <w:r w:rsidR="00ED4119" w:rsidRPr="00910E90">
        <w:rPr>
          <w:rFonts w:ascii="Arial" w:eastAsia="HGSｺﾞｼｯｸM" w:hAnsi="Arial" w:cs="Arial" w:hint="eastAsia"/>
          <w:color w:val="FF0000"/>
          <w:szCs w:val="21"/>
        </w:rPr>
        <w:t>の</w:t>
      </w:r>
      <w:r w:rsidR="00ED4119" w:rsidRPr="007F2CE1">
        <w:rPr>
          <w:rFonts w:ascii="Arial" w:eastAsia="HGSｺﾞｼｯｸM" w:hAnsi="Arial" w:cs="Arial" w:hint="eastAsia"/>
          <w:color w:val="FF0000"/>
          <w:szCs w:val="21"/>
          <w:highlight w:val="yellow"/>
        </w:rPr>
        <w:t>，</w:t>
      </w:r>
      <w:r w:rsidR="00ED4119" w:rsidRPr="00C977C6">
        <w:rPr>
          <w:rFonts w:ascii="Arial" w:eastAsia="HGSｺﾞｼｯｸM" w:hAnsi="Arial" w:cs="Arial" w:hint="eastAsia"/>
          <w:color w:val="FF0000"/>
          <w:szCs w:val="21"/>
          <w:highlight w:val="magenta"/>
          <w:rPrChange w:id="216" w:author="TRIVECTOR" w:date="2026-03-03T15:54:00Z" w16du:dateUtc="2026-03-03T06:54:00Z">
            <w:rPr>
              <w:rFonts w:ascii="Arial" w:eastAsia="HGSｺﾞｼｯｸM" w:hAnsi="Arial" w:cs="Arial" w:hint="eastAsia"/>
              <w:color w:val="FF0000"/>
              <w:szCs w:val="21"/>
            </w:rPr>
          </w:rPrChange>
        </w:rPr>
        <w:t>ラトミー</w:t>
      </w:r>
      <w:r w:rsidR="00ED4119" w:rsidRPr="007F2CE1">
        <w:rPr>
          <w:rFonts w:ascii="Arial" w:eastAsia="HGSｺﾞｼｯｸM" w:hAnsi="Arial" w:cs="Arial" w:hint="eastAsia"/>
          <w:color w:val="FF0000"/>
          <w:szCs w:val="21"/>
          <w:highlight w:val="yellow"/>
        </w:rPr>
        <w:t>，</w:t>
      </w:r>
      <w:r w:rsidR="00ED4119" w:rsidRPr="00910E90">
        <w:rPr>
          <w:rFonts w:ascii="Arial" w:eastAsia="HGSｺﾞｼｯｸM" w:hAnsi="Arial" w:cs="Arial" w:hint="eastAsia"/>
          <w:color w:val="FF0000"/>
          <w:szCs w:val="21"/>
        </w:rPr>
        <w:t>と</w:t>
      </w:r>
      <w:r w:rsidR="00ED4119" w:rsidRPr="00482E93">
        <w:rPr>
          <w:rFonts w:ascii="Arial" w:eastAsia="HGSｺﾞｼｯｸM" w:hAnsi="Arial" w:cs="Arial"/>
          <w:szCs w:val="21"/>
        </w:rPr>
        <w:t>は、イタリアのシチリア島にある、古代の石切り場の遺跡のこと。クレーも妻と旅行で訪れたことがあります。</w:t>
      </w:r>
      <w:r w:rsidR="00ED4119" w:rsidRPr="006903C2">
        <w:rPr>
          <w:rFonts w:ascii="Arial" w:eastAsia="HGSｺﾞｼｯｸM" w:hAnsi="Arial" w:cs="Arial" w:hint="eastAsia"/>
          <w:color w:val="FF0000"/>
          <w:szCs w:val="21"/>
        </w:rPr>
        <w:t>石切り場では、</w:t>
      </w:r>
      <w:r w:rsidR="00ED4119" w:rsidRPr="00794E24">
        <w:rPr>
          <w:rFonts w:ascii="Arial" w:eastAsia="HGSｺﾞｼｯｸM" w:hAnsi="Arial" w:cs="Arial"/>
          <w:color w:val="FF0000"/>
          <w:szCs w:val="21"/>
        </w:rPr>
        <w:t>人間</w:t>
      </w:r>
      <w:r w:rsidR="00ED4119">
        <w:rPr>
          <w:rFonts w:ascii="Arial" w:eastAsia="HGSｺﾞｼｯｸM" w:hAnsi="Arial" w:cs="Arial" w:hint="eastAsia"/>
          <w:color w:val="FF0000"/>
          <w:szCs w:val="21"/>
        </w:rPr>
        <w:t>が石を切り出すことで、</w:t>
      </w:r>
      <w:r w:rsidR="00ED4119" w:rsidRPr="00794E24">
        <w:rPr>
          <w:rFonts w:ascii="Arial" w:eastAsia="HGSｺﾞｼｯｸM" w:hAnsi="Arial" w:cs="Arial"/>
          <w:color w:val="FF0000"/>
          <w:szCs w:val="21"/>
        </w:rPr>
        <w:t>岩肌</w:t>
      </w:r>
      <w:r w:rsidR="00ED4119">
        <w:rPr>
          <w:rFonts w:ascii="Arial" w:eastAsia="HGSｺﾞｼｯｸM" w:hAnsi="Arial" w:cs="Arial" w:hint="eastAsia"/>
          <w:color w:val="FF0000"/>
          <w:szCs w:val="21"/>
        </w:rPr>
        <w:t>の上に</w:t>
      </w:r>
      <w:commentRangeStart w:id="217"/>
      <w:r w:rsidR="00ED4119" w:rsidRPr="00794E24">
        <w:rPr>
          <w:rFonts w:ascii="Arial" w:eastAsia="HGSｺﾞｼｯｸM" w:hAnsi="Arial" w:cs="Arial"/>
          <w:color w:val="FF0000"/>
          <w:szCs w:val="21"/>
        </w:rPr>
        <w:t>幾何学的</w:t>
      </w:r>
      <w:commentRangeEnd w:id="217"/>
      <w:r w:rsidR="00ED4119" w:rsidRPr="00794E24">
        <w:rPr>
          <w:rStyle w:val="aa"/>
          <w:rFonts w:ascii="Arial" w:eastAsia="HGSｺﾞｼｯｸM" w:hAnsi="Arial" w:cs="Arial"/>
          <w:color w:val="FF0000"/>
          <w:sz w:val="21"/>
          <w:szCs w:val="21"/>
        </w:rPr>
        <w:commentReference w:id="217"/>
      </w:r>
      <w:r w:rsidR="00ED4119" w:rsidRPr="00794E24">
        <w:rPr>
          <w:rFonts w:ascii="Arial" w:eastAsia="HGSｺﾞｼｯｸM" w:hAnsi="Arial" w:cs="Arial"/>
          <w:color w:val="FF0000"/>
          <w:szCs w:val="21"/>
        </w:rPr>
        <w:t>な線</w:t>
      </w:r>
      <w:r w:rsidR="00ED4119" w:rsidRPr="00794E24">
        <w:rPr>
          <w:rFonts w:ascii="Arial" w:eastAsia="HGSｺﾞｼｯｸM" w:hAnsi="Arial" w:cs="Arial" w:hint="eastAsia"/>
          <w:color w:val="FF0000"/>
          <w:szCs w:val="21"/>
        </w:rPr>
        <w:t>が</w:t>
      </w:r>
      <w:commentRangeStart w:id="218"/>
      <w:r w:rsidR="00ED4119" w:rsidRPr="00794E24">
        <w:rPr>
          <w:rFonts w:ascii="Arial" w:eastAsia="HGSｺﾞｼｯｸM" w:hAnsi="Arial" w:cs="Arial"/>
          <w:color w:val="FF0000"/>
          <w:szCs w:val="21"/>
        </w:rPr>
        <w:t>刻</w:t>
      </w:r>
      <w:commentRangeEnd w:id="218"/>
      <w:r w:rsidR="00ED4119" w:rsidRPr="00794E24">
        <w:rPr>
          <w:rStyle w:val="aa"/>
          <w:rFonts w:ascii="Arial" w:eastAsia="HGSｺﾞｼｯｸM" w:hAnsi="Arial" w:cs="Arial"/>
          <w:color w:val="FF0000"/>
          <w:sz w:val="21"/>
          <w:szCs w:val="21"/>
        </w:rPr>
        <w:commentReference w:id="218"/>
      </w:r>
      <w:r w:rsidR="00ED4119" w:rsidRPr="00794E24">
        <w:rPr>
          <w:rFonts w:ascii="Arial" w:eastAsia="HGSｺﾞｼｯｸM" w:hAnsi="Arial" w:cs="Arial"/>
          <w:color w:val="FF0000"/>
          <w:szCs w:val="21"/>
        </w:rPr>
        <w:t>みつけ</w:t>
      </w:r>
      <w:r w:rsidR="00ED4119">
        <w:rPr>
          <w:rFonts w:ascii="Arial" w:eastAsia="HGSｺﾞｼｯｸM" w:hAnsi="Arial" w:cs="Arial" w:hint="eastAsia"/>
          <w:color w:val="FF0000"/>
          <w:szCs w:val="21"/>
        </w:rPr>
        <w:t>られますが、そうした光景に</w:t>
      </w:r>
      <w:r w:rsidR="00ED4119" w:rsidRPr="00794E24">
        <w:rPr>
          <w:rFonts w:ascii="Arial" w:eastAsia="HGSｺﾞｼｯｸM" w:hAnsi="Arial" w:cs="Arial"/>
          <w:color w:val="FF0000"/>
          <w:szCs w:val="21"/>
        </w:rPr>
        <w:t>本作を重ねている</w:t>
      </w:r>
      <w:r w:rsidR="00ED4119">
        <w:rPr>
          <w:rFonts w:ascii="Arial" w:eastAsia="HGSｺﾞｼｯｸM" w:hAnsi="Arial" w:cs="Arial" w:hint="eastAsia"/>
          <w:color w:val="FF0000"/>
          <w:szCs w:val="21"/>
        </w:rPr>
        <w:t>ようです</w:t>
      </w:r>
      <w:r w:rsidR="00ED4119" w:rsidRPr="00794E24">
        <w:rPr>
          <w:rFonts w:ascii="Arial" w:eastAsia="HGSｺﾞｼｯｸM" w:hAnsi="Arial" w:cs="Arial"/>
          <w:color w:val="FF0000"/>
          <w:szCs w:val="21"/>
        </w:rPr>
        <w:t>。</w:t>
      </w:r>
      <w:r w:rsidR="00ED4119" w:rsidRPr="00997D1C">
        <w:rPr>
          <w:rFonts w:ascii="Arial" w:eastAsia="HGSｺﾞｼｯｸM" w:hAnsi="Arial" w:cs="Arial" w:hint="eastAsia"/>
          <w:bCs/>
          <w:szCs w:val="21"/>
          <w:highlight w:val="yellow"/>
        </w:rPr>
        <w:t>，</w:t>
      </w:r>
      <w:r w:rsidR="00ED4119" w:rsidRPr="00794E24">
        <w:rPr>
          <w:rFonts w:ascii="Arial" w:eastAsia="HGSｺﾞｼｯｸM" w:hAnsi="Arial" w:cs="Arial"/>
          <w:color w:val="FF0000"/>
          <w:szCs w:val="21"/>
        </w:rPr>
        <w:t>1939</w:t>
      </w:r>
      <w:r w:rsidR="00ED4119" w:rsidRPr="00794E24">
        <w:rPr>
          <w:rFonts w:ascii="Arial" w:eastAsia="HGSｺﾞｼｯｸM" w:hAnsi="Arial" w:cs="Arial"/>
          <w:color w:val="FF0000"/>
          <w:szCs w:val="21"/>
        </w:rPr>
        <w:t>年</w:t>
      </w:r>
      <w:r w:rsidR="00ED4119">
        <w:rPr>
          <w:rFonts w:ascii="Arial" w:eastAsia="HGSｺﾞｼｯｸM" w:hAnsi="Arial" w:cs="Arial" w:hint="eastAsia"/>
          <w:color w:val="FF0000"/>
          <w:szCs w:val="21"/>
        </w:rPr>
        <w:t>、亡くなる前年のクレーは、病による</w:t>
      </w:r>
      <w:r w:rsidR="00ED4119" w:rsidRPr="00794E24">
        <w:rPr>
          <w:rFonts w:ascii="Arial" w:eastAsia="HGSｺﾞｼｯｸM" w:hAnsi="Arial" w:cs="Arial"/>
          <w:color w:val="FF0000"/>
          <w:szCs w:val="21"/>
        </w:rPr>
        <w:t>体の不調に悩まされながらも</w:t>
      </w:r>
      <w:r w:rsidR="00ED4119" w:rsidRPr="006903C2">
        <w:rPr>
          <w:rFonts w:ascii="Arial" w:eastAsia="HGSｺﾞｼｯｸM" w:hAnsi="Arial" w:cs="Arial" w:hint="eastAsia"/>
          <w:bCs/>
          <w:color w:val="FF0000"/>
          <w:szCs w:val="21"/>
        </w:rPr>
        <w:t>、</w:t>
      </w:r>
      <w:r w:rsidR="00ED4119" w:rsidRPr="00794E24">
        <w:rPr>
          <w:rFonts w:ascii="Arial" w:eastAsia="HGSｺﾞｼｯｸM" w:hAnsi="Arial" w:cs="Arial"/>
          <w:color w:val="FF0000"/>
          <w:szCs w:val="21"/>
        </w:rPr>
        <w:t>人生で最も</w:t>
      </w:r>
      <w:r w:rsidR="00ED4119">
        <w:rPr>
          <w:rFonts w:ascii="Arial" w:eastAsia="HGSｺﾞｼｯｸM" w:hAnsi="Arial" w:cs="Arial" w:hint="eastAsia"/>
          <w:color w:val="FF0000"/>
          <w:szCs w:val="21"/>
        </w:rPr>
        <w:t>多くの作品を生み出しました</w:t>
      </w:r>
      <w:r w:rsidR="00ED4119" w:rsidRPr="00794E24">
        <w:rPr>
          <w:rFonts w:ascii="Arial" w:eastAsia="HGSｺﾞｼｯｸM" w:hAnsi="Arial" w:cs="Arial"/>
          <w:color w:val="FF0000"/>
          <w:szCs w:val="21"/>
        </w:rPr>
        <w:t>。</w:t>
      </w:r>
    </w:p>
    <w:p w14:paraId="668BA66F" w14:textId="77777777" w:rsidR="00ED4119" w:rsidRPr="00794E24" w:rsidRDefault="00ED4119" w:rsidP="00ED4119">
      <w:pPr>
        <w:rPr>
          <w:rFonts w:ascii="Arial" w:eastAsia="HGSｺﾞｼｯｸM" w:hAnsi="Arial" w:cs="Arial"/>
          <w:color w:val="FF0000"/>
          <w:szCs w:val="21"/>
        </w:rPr>
      </w:pPr>
    </w:p>
    <w:p w14:paraId="167CD39B" w14:textId="77777777" w:rsidR="00ED4119" w:rsidRPr="00482E93" w:rsidRDefault="00ED4119" w:rsidP="00ED4119">
      <w:pPr>
        <w:rPr>
          <w:rFonts w:ascii="Arial" w:eastAsia="HGSｺﾞｼｯｸM" w:hAnsi="Arial" w:cs="Arial"/>
          <w:szCs w:val="21"/>
        </w:rPr>
      </w:pPr>
    </w:p>
    <w:p w14:paraId="4DCEAEA2" w14:textId="5287A638" w:rsidR="00ED4119" w:rsidRPr="00997D1C" w:rsidRDefault="00356D77" w:rsidP="00ED4119">
      <w:pPr>
        <w:rPr>
          <w:rFonts w:ascii="Arial" w:eastAsia="HGSｺﾞｼｯｸM" w:hAnsi="Arial" w:cs="Arial"/>
          <w:szCs w:val="21"/>
        </w:rPr>
      </w:pPr>
      <w:ins w:id="219" w:author="TRIVECTOR" w:date="2026-03-03T15:37:00Z" w16du:dateUtc="2026-03-03T06:37:00Z">
        <w:r>
          <w:rPr>
            <w:rFonts w:ascii="Arial" w:eastAsia="HGSｺﾞｼｯｸM" w:hAnsi="Arial" w:cs="Arial" w:hint="eastAsia"/>
            <w:b/>
            <w:szCs w:val="21"/>
          </w:rPr>
          <w:t xml:space="preserve">51 </w:t>
        </w:r>
      </w:ins>
      <w:r w:rsidR="00ED4119" w:rsidRPr="00482E93">
        <w:rPr>
          <w:rFonts w:ascii="Arial" w:eastAsia="HGSｺﾞｼｯｸM" w:hAnsi="Arial" w:cs="Arial"/>
          <w:b/>
          <w:szCs w:val="21"/>
        </w:rPr>
        <w:t>パウル・クレー</w:t>
      </w:r>
      <w:r w:rsidR="00ED4119">
        <w:rPr>
          <w:rFonts w:ascii="Arial" w:eastAsia="HGSｺﾞｼｯｸM" w:hAnsi="Arial" w:cs="Arial" w:hint="eastAsia"/>
          <w:b/>
          <w:highlight w:val="yellow"/>
        </w:rPr>
        <w:t>，</w:t>
      </w:r>
      <w:r w:rsidR="00ED4119">
        <w:rPr>
          <w:rFonts w:ascii="Arial" w:eastAsia="HGSｺﾞｼｯｸM" w:hAnsi="Arial" w:cs="Arial" w:hint="eastAsia"/>
          <w:b/>
        </w:rPr>
        <w:t>作、</w:t>
      </w:r>
      <w:r w:rsidR="00ED4119" w:rsidRPr="00482E93">
        <w:rPr>
          <w:rFonts w:ascii="Arial" w:eastAsia="HGSｺﾞｼｯｸM" w:hAnsi="Arial" w:cs="Arial"/>
          <w:b/>
          <w:szCs w:val="21"/>
        </w:rPr>
        <w:t>《橋の傍らの三軒の家》</w:t>
      </w:r>
      <w:r w:rsidR="00ED4119" w:rsidRPr="007F2CE1">
        <w:rPr>
          <w:rFonts w:ascii="Arial" w:eastAsia="HGSｺﾞｼｯｸM" w:hAnsi="Arial" w:cs="Arial" w:hint="eastAsia"/>
          <w:b/>
          <w:szCs w:val="21"/>
          <w:highlight w:val="yellow"/>
        </w:rPr>
        <w:t>。</w:t>
      </w:r>
      <w:r w:rsidR="00ED4119">
        <w:rPr>
          <w:rFonts w:ascii="Arial" w:eastAsia="HGSｺﾞｼｯｸM" w:hAnsi="Arial" w:cs="Arial" w:hint="eastAsia"/>
          <w:b/>
          <w:highlight w:val="yellow"/>
        </w:rPr>
        <w:t>，</w:t>
      </w:r>
      <w:r w:rsidR="00ED4119" w:rsidRPr="00482E93">
        <w:rPr>
          <w:rFonts w:ascii="Arial" w:eastAsia="HGSｺﾞｼｯｸM" w:hAnsi="Arial" w:cs="Arial"/>
          <w:szCs w:val="21"/>
        </w:rPr>
        <w:t>三角、四角、丸という</w:t>
      </w:r>
      <w:r w:rsidR="00ED4119" w:rsidRPr="00794E24">
        <w:rPr>
          <w:rFonts w:ascii="Arial" w:eastAsia="HGSｺﾞｼｯｸM" w:hAnsi="Arial" w:cs="Arial"/>
          <w:color w:val="FF0000"/>
          <w:szCs w:val="21"/>
        </w:rPr>
        <w:t>基本的な</w:t>
      </w:r>
      <w:r w:rsidR="00ED4119" w:rsidRPr="00482E93">
        <w:rPr>
          <w:rFonts w:ascii="Arial" w:eastAsia="HGSｺﾞｼｯｸM" w:hAnsi="Arial" w:cs="Arial"/>
          <w:szCs w:val="21"/>
        </w:rPr>
        <w:t>図形がリズミカルに繰り返された画面。</w:t>
      </w:r>
      <w:r w:rsidR="00ED4119" w:rsidRPr="001B0BDD">
        <w:rPr>
          <w:rFonts w:ascii="Arial" w:eastAsia="HGSｺﾞｼｯｸM" w:hAnsi="Arial" w:cs="Arial" w:hint="eastAsia"/>
          <w:color w:val="FF0000"/>
          <w:szCs w:val="21"/>
        </w:rPr>
        <w:t>その</w:t>
      </w:r>
      <w:r w:rsidR="00ED4119">
        <w:rPr>
          <w:rFonts w:ascii="Arial" w:eastAsia="HGSｺﾞｼｯｸM" w:hAnsi="Arial" w:cs="Arial" w:hint="eastAsia"/>
          <w:color w:val="FF0000"/>
          <w:szCs w:val="21"/>
        </w:rPr>
        <w:t>形を目で追っていくと、</w:t>
      </w:r>
      <w:r w:rsidR="00ED4119" w:rsidRPr="001B0BDD">
        <w:rPr>
          <w:rFonts w:ascii="Arial" w:eastAsia="HGSｺﾞｼｯｸM" w:hAnsi="Arial" w:cs="Arial"/>
          <w:bCs/>
          <w:color w:val="FF0000"/>
          <w:szCs w:val="21"/>
        </w:rPr>
        <w:t>手前の逆三角形は橋の脚、その向こうに</w:t>
      </w:r>
      <w:r w:rsidR="00ED4119" w:rsidRPr="00C977C6">
        <w:rPr>
          <w:rFonts w:ascii="Arial" w:eastAsia="HGSｺﾞｼｯｸM" w:hAnsi="Arial" w:cs="Arial" w:hint="eastAsia"/>
          <w:bCs/>
          <w:color w:val="FF0000"/>
          <w:szCs w:val="21"/>
          <w:highlight w:val="magenta"/>
          <w:rPrChange w:id="220" w:author="TRIVECTOR" w:date="2026-03-03T15:55:00Z" w16du:dateUtc="2026-03-03T06:55:00Z">
            <w:rPr>
              <w:rFonts w:ascii="Arial" w:eastAsia="HGSｺﾞｼｯｸM" w:hAnsi="Arial" w:cs="Arial" w:hint="eastAsia"/>
              <w:bCs/>
              <w:color w:val="FF0000"/>
              <w:szCs w:val="21"/>
            </w:rPr>
          </w:rPrChange>
        </w:rPr>
        <w:t>三角屋根</w:t>
      </w:r>
      <w:r w:rsidR="00ED4119" w:rsidRPr="001B0BDD">
        <w:rPr>
          <w:rFonts w:ascii="Arial" w:eastAsia="HGSｺﾞｼｯｸM" w:hAnsi="Arial" w:cs="Arial"/>
          <w:bCs/>
          <w:color w:val="FF0000"/>
          <w:szCs w:val="21"/>
        </w:rPr>
        <w:t>の家々が並び、空には星や天体のモチーフが浮か</w:t>
      </w:r>
      <w:r w:rsidR="00ED4119">
        <w:rPr>
          <w:rFonts w:ascii="Arial" w:eastAsia="HGSｺﾞｼｯｸM" w:hAnsi="Arial" w:cs="Arial" w:hint="eastAsia"/>
          <w:bCs/>
          <w:color w:val="FF0000"/>
          <w:szCs w:val="21"/>
        </w:rPr>
        <w:t>ぶ、</w:t>
      </w:r>
      <w:r w:rsidR="00ED4119" w:rsidRPr="007F2CE1">
        <w:rPr>
          <w:rFonts w:ascii="Arial" w:eastAsia="HGSｺﾞｼｯｸM" w:hAnsi="Arial" w:cs="Arial" w:hint="eastAsia"/>
          <w:bCs/>
          <w:color w:val="FF0000"/>
          <w:szCs w:val="21"/>
          <w:highlight w:val="yellow"/>
        </w:rPr>
        <w:t>，</w:t>
      </w:r>
      <w:r w:rsidR="00ED4119" w:rsidRPr="00794E24">
        <w:rPr>
          <w:rFonts w:ascii="Arial" w:eastAsia="HGSｺﾞｼｯｸM" w:hAnsi="Arial" w:cs="Arial"/>
          <w:bCs/>
          <w:color w:val="FF0000"/>
          <w:szCs w:val="21"/>
        </w:rPr>
        <w:t>橋の傍らの三軒の家</w:t>
      </w:r>
      <w:r w:rsidR="00ED4119" w:rsidRPr="007F2CE1">
        <w:rPr>
          <w:rFonts w:ascii="Arial" w:eastAsia="HGSｺﾞｼｯｸM" w:hAnsi="Arial" w:cs="Arial" w:hint="eastAsia"/>
          <w:bCs/>
          <w:color w:val="FF0000"/>
          <w:szCs w:val="21"/>
          <w:highlight w:val="yellow"/>
        </w:rPr>
        <w:t>，</w:t>
      </w:r>
      <w:r w:rsidR="00ED4119" w:rsidRPr="00794E24">
        <w:rPr>
          <w:rFonts w:ascii="Arial" w:eastAsia="HGSｺﾞｼｯｸM" w:hAnsi="Arial" w:cs="Arial"/>
          <w:bCs/>
          <w:color w:val="FF0000"/>
          <w:szCs w:val="21"/>
        </w:rPr>
        <w:t>の</w:t>
      </w:r>
      <w:commentRangeStart w:id="221"/>
      <w:r w:rsidR="00ED4119" w:rsidRPr="00794E24">
        <w:rPr>
          <w:rFonts w:ascii="Arial" w:eastAsia="HGSｺﾞｼｯｸM" w:hAnsi="Arial" w:cs="Arial"/>
          <w:bCs/>
          <w:color w:val="FF0000"/>
          <w:szCs w:val="21"/>
        </w:rPr>
        <w:t>場景</w:t>
      </w:r>
      <w:commentRangeEnd w:id="221"/>
      <w:r w:rsidR="00ED4119" w:rsidRPr="00794E24">
        <w:rPr>
          <w:rStyle w:val="aa"/>
          <w:rFonts w:ascii="Arial" w:eastAsia="HGSｺﾞｼｯｸM" w:hAnsi="Arial" w:cs="Arial"/>
          <w:bCs/>
          <w:color w:val="FF0000"/>
          <w:sz w:val="21"/>
          <w:szCs w:val="21"/>
        </w:rPr>
        <w:commentReference w:id="221"/>
      </w:r>
      <w:r w:rsidR="00ED4119" w:rsidRPr="00794E24">
        <w:rPr>
          <w:rFonts w:ascii="Arial" w:eastAsia="HGSｺﾞｼｯｸM" w:hAnsi="Arial" w:cs="Arial"/>
          <w:bCs/>
          <w:color w:val="FF0000"/>
          <w:szCs w:val="21"/>
        </w:rPr>
        <w:t>が見えてきます</w:t>
      </w:r>
      <w:r w:rsidR="00ED4119" w:rsidRPr="001B0BDD">
        <w:rPr>
          <w:rFonts w:ascii="Arial" w:eastAsia="HGSｺﾞｼｯｸM" w:hAnsi="Arial" w:cs="Arial"/>
          <w:bCs/>
          <w:color w:val="FF0000"/>
          <w:szCs w:val="21"/>
        </w:rPr>
        <w:t>。</w:t>
      </w:r>
      <w:r w:rsidR="00ED4119">
        <w:rPr>
          <w:rFonts w:ascii="Arial" w:eastAsia="HGSｺﾞｼｯｸM" w:hAnsi="Arial" w:cs="Arial" w:hint="eastAsia"/>
          <w:b/>
          <w:highlight w:val="yellow"/>
        </w:rPr>
        <w:t>，</w:t>
      </w:r>
      <w:r w:rsidR="00ED4119" w:rsidRPr="00482E93">
        <w:rPr>
          <w:rFonts w:ascii="Arial" w:eastAsia="HGSｺﾞｼｯｸM" w:hAnsi="Arial" w:cs="Arial"/>
          <w:bCs/>
          <w:szCs w:val="21"/>
        </w:rPr>
        <w:t>色彩に注目すると、</w:t>
      </w:r>
      <w:commentRangeStart w:id="222"/>
      <w:r w:rsidR="00ED4119" w:rsidRPr="00482E93">
        <w:rPr>
          <w:rFonts w:ascii="Arial" w:eastAsia="HGSｺﾞｼｯｸM" w:hAnsi="Arial" w:cs="Arial"/>
          <w:bCs/>
          <w:szCs w:val="21"/>
        </w:rPr>
        <w:t>実</w:t>
      </w:r>
      <w:commentRangeEnd w:id="222"/>
      <w:r w:rsidR="00ED4119" w:rsidRPr="00482E93">
        <w:rPr>
          <w:rStyle w:val="aa"/>
          <w:rFonts w:ascii="Arial" w:eastAsia="HGSｺﾞｼｯｸM" w:hAnsi="Arial" w:cs="Arial"/>
          <w:bCs/>
          <w:sz w:val="21"/>
          <w:szCs w:val="21"/>
        </w:rPr>
        <w:commentReference w:id="222"/>
      </w:r>
      <w:r w:rsidR="00ED4119" w:rsidRPr="00482E93">
        <w:rPr>
          <w:rFonts w:ascii="Arial" w:eastAsia="HGSｺﾞｼｯｸM" w:hAnsi="Arial" w:cs="Arial"/>
          <w:bCs/>
          <w:szCs w:val="21"/>
        </w:rPr>
        <w:t>は黄・青・オレンジ・黒という限られた</w:t>
      </w:r>
      <w:r w:rsidR="00ED4119">
        <w:rPr>
          <w:rFonts w:ascii="Arial" w:eastAsia="HGSｺﾞｼｯｸM" w:hAnsi="Arial" w:cs="Arial" w:hint="eastAsia"/>
          <w:bCs/>
          <w:szCs w:val="21"/>
        </w:rPr>
        <w:t>色</w:t>
      </w:r>
      <w:r w:rsidR="00ED4119" w:rsidRPr="00482E93">
        <w:rPr>
          <w:rFonts w:ascii="Arial" w:eastAsia="HGSｺﾞｼｯｸM" w:hAnsi="Arial" w:cs="Arial"/>
          <w:bCs/>
          <w:szCs w:val="21"/>
        </w:rPr>
        <w:t>を用い、透明な水彩絵具を重ねたりずらしたりすることで、色の階層を生み出しています。</w:t>
      </w:r>
      <w:r w:rsidR="00ED4119">
        <w:rPr>
          <w:rFonts w:ascii="Arial" w:eastAsia="HGSｺﾞｼｯｸM" w:hAnsi="Arial" w:cs="Arial" w:hint="eastAsia"/>
          <w:b/>
          <w:highlight w:val="yellow"/>
        </w:rPr>
        <w:t>，</w:t>
      </w:r>
      <w:r w:rsidR="00ED4119" w:rsidRPr="00482E93">
        <w:rPr>
          <w:rFonts w:ascii="Arial" w:eastAsia="HGSｺﾞｼｯｸM" w:hAnsi="Arial" w:cs="Arial"/>
          <w:bCs/>
          <w:szCs w:val="21"/>
        </w:rPr>
        <w:t>1921</w:t>
      </w:r>
      <w:r w:rsidR="00ED4119" w:rsidRPr="00482E93">
        <w:rPr>
          <w:rFonts w:ascii="Arial" w:eastAsia="HGSｺﾞｼｯｸM" w:hAnsi="Arial" w:cs="Arial"/>
          <w:bCs/>
          <w:szCs w:val="21"/>
        </w:rPr>
        <w:t>年から造形学校バウハウスで教鞭をとったクレーは、講義のために形態や色彩の理論化に取り組みました。その成果は同時期の作品にもよく表れています。</w:t>
      </w:r>
    </w:p>
    <w:p w14:paraId="0D0E6814" w14:textId="77777777" w:rsidR="00ED4119" w:rsidRDefault="00ED4119" w:rsidP="00ED4119">
      <w:pPr>
        <w:rPr>
          <w:rFonts w:ascii="Arial" w:eastAsia="HGSｺﾞｼｯｸM" w:hAnsi="Arial" w:cs="Arial"/>
          <w:b/>
          <w:szCs w:val="21"/>
        </w:rPr>
      </w:pPr>
    </w:p>
    <w:p w14:paraId="7CBB77F7" w14:textId="77777777" w:rsidR="00ED4119" w:rsidRPr="00482E93" w:rsidRDefault="00ED4119" w:rsidP="00ED4119">
      <w:pPr>
        <w:rPr>
          <w:rFonts w:ascii="Arial" w:eastAsia="HGSｺﾞｼｯｸM" w:hAnsi="Arial" w:cs="Arial"/>
          <w:b/>
          <w:szCs w:val="21"/>
        </w:rPr>
      </w:pPr>
    </w:p>
    <w:p w14:paraId="3EF6417B" w14:textId="48C3489C" w:rsidR="00ED4119" w:rsidRPr="00D80DA1" w:rsidRDefault="00356D77" w:rsidP="00ED4119">
      <w:pPr>
        <w:rPr>
          <w:rFonts w:ascii="Arial" w:eastAsia="HGSｺﾞｼｯｸM" w:hAnsi="Arial" w:cs="Arial"/>
          <w:b/>
          <w:color w:val="000000" w:themeColor="text1"/>
          <w:szCs w:val="21"/>
        </w:rPr>
      </w:pPr>
      <w:ins w:id="223" w:author="TRIVECTOR" w:date="2026-03-03T15:37:00Z" w16du:dateUtc="2026-03-03T06:37:00Z">
        <w:r>
          <w:rPr>
            <w:rFonts w:ascii="Arial" w:eastAsia="HGSｺﾞｼｯｸM" w:hAnsi="Arial" w:cs="Arial" w:hint="eastAsia"/>
            <w:b/>
            <w:color w:val="000000" w:themeColor="text1"/>
            <w:szCs w:val="21"/>
          </w:rPr>
          <w:t xml:space="preserve">52 </w:t>
        </w:r>
      </w:ins>
      <w:r w:rsidR="00ED4119" w:rsidRPr="00D80DA1">
        <w:rPr>
          <w:rFonts w:ascii="Arial" w:eastAsia="HGSｺﾞｼｯｸM" w:hAnsi="Arial" w:cs="Arial"/>
          <w:b/>
          <w:color w:val="000000" w:themeColor="text1"/>
          <w:szCs w:val="21"/>
        </w:rPr>
        <w:t>パウル・クレー</w:t>
      </w:r>
      <w:r w:rsidR="00ED4119" w:rsidRPr="00D80DA1">
        <w:rPr>
          <w:rFonts w:ascii="Arial" w:eastAsia="HGSｺﾞｼｯｸM" w:hAnsi="Arial" w:cs="Arial" w:hint="eastAsia"/>
          <w:b/>
          <w:color w:val="000000" w:themeColor="text1"/>
          <w:highlight w:val="yellow"/>
        </w:rPr>
        <w:t>，</w:t>
      </w:r>
      <w:r w:rsidR="00ED4119" w:rsidRPr="00D80DA1">
        <w:rPr>
          <w:rFonts w:ascii="Arial" w:eastAsia="HGSｺﾞｼｯｸM" w:hAnsi="Arial" w:cs="Arial" w:hint="eastAsia"/>
          <w:b/>
          <w:color w:val="000000" w:themeColor="text1"/>
        </w:rPr>
        <w:t>作、</w:t>
      </w:r>
      <w:r w:rsidR="00ED4119" w:rsidRPr="00D80DA1">
        <w:rPr>
          <w:rFonts w:ascii="Arial" w:eastAsia="HGSｺﾞｼｯｸM" w:hAnsi="Arial" w:cs="Arial"/>
          <w:b/>
          <w:color w:val="000000" w:themeColor="text1"/>
          <w:szCs w:val="21"/>
        </w:rPr>
        <w:t>《紫と黄色の運命の響きと二つの</w:t>
      </w:r>
      <w:bookmarkStart w:id="224" w:name="_Hlk222307432"/>
      <w:commentRangeStart w:id="225"/>
      <w:r w:rsidR="00ED4119" w:rsidRPr="00D80DA1">
        <w:rPr>
          <w:rFonts w:ascii="Arial" w:eastAsia="HGSｺﾞｼｯｸM" w:hAnsi="Arial" w:cs="Arial"/>
          <w:b/>
          <w:color w:val="000000" w:themeColor="text1"/>
          <w:szCs w:val="21"/>
        </w:rPr>
        <w:t>球</w:t>
      </w:r>
      <w:bookmarkEnd w:id="224"/>
      <w:commentRangeEnd w:id="225"/>
      <w:r w:rsidR="00ED4119" w:rsidRPr="00D80DA1">
        <w:rPr>
          <w:rStyle w:val="aa"/>
          <w:rFonts w:ascii="Arial" w:eastAsia="HGSｺﾞｼｯｸM" w:hAnsi="Arial" w:cs="Arial"/>
          <w:b/>
          <w:color w:val="000000" w:themeColor="text1"/>
          <w:sz w:val="21"/>
          <w:szCs w:val="21"/>
        </w:rPr>
        <w:commentReference w:id="225"/>
      </w:r>
      <w:r w:rsidR="00ED4119" w:rsidRPr="00D80DA1">
        <w:rPr>
          <w:rFonts w:ascii="Arial" w:eastAsia="HGSｺﾞｼｯｸM" w:hAnsi="Arial" w:cs="Arial"/>
          <w:b/>
          <w:color w:val="000000" w:themeColor="text1"/>
          <w:szCs w:val="21"/>
        </w:rPr>
        <w:t>》</w:t>
      </w:r>
      <w:r w:rsidR="00ED4119" w:rsidRPr="007F2CE1">
        <w:rPr>
          <w:rFonts w:ascii="Arial" w:eastAsia="HGSｺﾞｼｯｸM" w:hAnsi="Arial" w:cs="Arial" w:hint="eastAsia"/>
          <w:b/>
          <w:szCs w:val="21"/>
          <w:highlight w:val="yellow"/>
        </w:rPr>
        <w:t>。</w:t>
      </w:r>
      <w:r w:rsidR="00ED4119">
        <w:rPr>
          <w:rFonts w:ascii="Arial" w:eastAsia="HGSｺﾞｼｯｸM" w:hAnsi="Arial" w:cs="Arial" w:hint="eastAsia"/>
          <w:b/>
          <w:highlight w:val="yellow"/>
        </w:rPr>
        <w:t>，</w:t>
      </w:r>
      <w:r w:rsidR="00ED4119" w:rsidRPr="00D80DA1">
        <w:rPr>
          <w:rFonts w:ascii="Arial" w:eastAsia="HGSｺﾞｼｯｸM" w:hAnsi="Arial" w:cs="Arial"/>
          <w:color w:val="000000" w:themeColor="text1"/>
          <w:szCs w:val="21"/>
        </w:rPr>
        <w:t>正体不明の、神とも悪魔ともつかぬ存在が、「紫と黄色」の「二つの</w:t>
      </w:r>
      <w:bookmarkStart w:id="226" w:name="_Hlk222307438"/>
      <w:commentRangeStart w:id="227"/>
      <w:r w:rsidR="00ED4119" w:rsidRPr="00D80DA1">
        <w:rPr>
          <w:rFonts w:ascii="Arial" w:eastAsia="HGSｺﾞｼｯｸM" w:hAnsi="Arial" w:cs="Arial"/>
          <w:color w:val="000000" w:themeColor="text1"/>
          <w:szCs w:val="21"/>
        </w:rPr>
        <w:t>球</w:t>
      </w:r>
      <w:bookmarkEnd w:id="226"/>
      <w:commentRangeEnd w:id="227"/>
      <w:r w:rsidR="00ED4119" w:rsidRPr="00D80DA1">
        <w:rPr>
          <w:rStyle w:val="aa"/>
          <w:rFonts w:ascii="Arial" w:eastAsia="HGSｺﾞｼｯｸM" w:hAnsi="Arial" w:cs="Arial"/>
          <w:color w:val="000000" w:themeColor="text1"/>
          <w:sz w:val="21"/>
          <w:szCs w:val="21"/>
        </w:rPr>
        <w:commentReference w:id="227"/>
      </w:r>
      <w:r w:rsidR="00ED4119" w:rsidRPr="00D80DA1">
        <w:rPr>
          <w:rFonts w:ascii="Arial" w:eastAsia="HGSｺﾞｼｯｸM" w:hAnsi="Arial" w:cs="Arial"/>
          <w:color w:val="000000" w:themeColor="text1"/>
          <w:szCs w:val="21"/>
        </w:rPr>
        <w:t>」を操っています。色彩理論では</w:t>
      </w:r>
      <w:commentRangeStart w:id="228"/>
      <w:r w:rsidR="00ED4119" w:rsidRPr="00D80DA1">
        <w:rPr>
          <w:rFonts w:ascii="Arial" w:eastAsia="HGSｺﾞｼｯｸM" w:hAnsi="Arial" w:cs="Arial"/>
          <w:color w:val="000000" w:themeColor="text1"/>
          <w:szCs w:val="21"/>
        </w:rPr>
        <w:t>対比的</w:t>
      </w:r>
      <w:commentRangeEnd w:id="228"/>
      <w:r w:rsidR="00ED4119" w:rsidRPr="00D80DA1">
        <w:rPr>
          <w:rStyle w:val="aa"/>
          <w:rFonts w:ascii="Arial" w:eastAsia="HGSｺﾞｼｯｸM" w:hAnsi="Arial" w:cs="Arial"/>
          <w:color w:val="000000" w:themeColor="text1"/>
          <w:sz w:val="21"/>
          <w:szCs w:val="21"/>
        </w:rPr>
        <w:commentReference w:id="228"/>
      </w:r>
      <w:r w:rsidR="00ED4119" w:rsidRPr="00D80DA1">
        <w:rPr>
          <w:rFonts w:ascii="Arial" w:eastAsia="HGSｺﾞｼｯｸM" w:hAnsi="Arial" w:cs="Arial"/>
          <w:color w:val="000000" w:themeColor="text1"/>
          <w:szCs w:val="21"/>
        </w:rPr>
        <w:t>な色で</w:t>
      </w:r>
      <w:r w:rsidR="00ED4119" w:rsidRPr="00D80DA1">
        <w:rPr>
          <w:rFonts w:ascii="Arial" w:eastAsia="HGSｺﾞｼｯｸM" w:hAnsi="Arial" w:cs="Arial"/>
          <w:color w:val="000000" w:themeColor="text1"/>
          <w:szCs w:val="21"/>
        </w:rPr>
        <w:lastRenderedPageBreak/>
        <w:t>ある紫と黄色が、互いに交じり合うことなく、中央で大きく入り乱れています。</w:t>
      </w:r>
      <w:r w:rsidR="00ED4119" w:rsidRPr="007F2CE1">
        <w:rPr>
          <w:rFonts w:ascii="Arial" w:eastAsia="HGSｺﾞｼｯｸM" w:hAnsi="Arial" w:cs="Arial" w:hint="eastAsia"/>
          <w:color w:val="000000" w:themeColor="text1"/>
          <w:szCs w:val="21"/>
          <w:highlight w:val="yellow"/>
        </w:rPr>
        <w:t>，</w:t>
      </w:r>
      <w:r w:rsidR="00ED4119" w:rsidRPr="00D80DA1">
        <w:rPr>
          <w:rFonts w:ascii="Arial" w:eastAsia="HGSｺﾞｼｯｸM" w:hAnsi="Arial" w:cs="Arial"/>
          <w:color w:val="000000" w:themeColor="text1"/>
          <w:szCs w:val="21"/>
        </w:rPr>
        <w:t>運命の響き</w:t>
      </w:r>
      <w:r w:rsidR="00ED4119" w:rsidRPr="007F2CE1">
        <w:rPr>
          <w:rFonts w:ascii="Arial" w:eastAsia="HGSｺﾞｼｯｸM" w:hAnsi="Arial" w:cs="Arial" w:hint="eastAsia"/>
          <w:color w:val="000000" w:themeColor="text1"/>
          <w:szCs w:val="21"/>
          <w:highlight w:val="yellow"/>
        </w:rPr>
        <w:t>，</w:t>
      </w:r>
      <w:r w:rsidR="00ED4119" w:rsidRPr="00D80DA1">
        <w:rPr>
          <w:rFonts w:ascii="Arial" w:eastAsia="HGSｺﾞｼｯｸM" w:hAnsi="Arial" w:cs="Arial"/>
          <w:color w:val="000000" w:themeColor="text1"/>
          <w:szCs w:val="21"/>
        </w:rPr>
        <w:t>が創造されているようです。</w:t>
      </w:r>
      <w:r w:rsidR="00ED4119" w:rsidRPr="00D80DA1">
        <w:rPr>
          <w:rFonts w:ascii="Arial" w:eastAsia="HGSｺﾞｼｯｸM" w:hAnsi="Arial" w:cs="Arial" w:hint="eastAsia"/>
          <w:b/>
          <w:color w:val="000000" w:themeColor="text1"/>
          <w:highlight w:val="yellow"/>
        </w:rPr>
        <w:t>，</w:t>
      </w:r>
      <w:r w:rsidR="00ED4119" w:rsidRPr="00D80DA1">
        <w:rPr>
          <w:rFonts w:ascii="Arial" w:eastAsia="HGSｺﾞｼｯｸM" w:hAnsi="Arial" w:cs="Arial"/>
          <w:color w:val="000000" w:themeColor="text1"/>
          <w:szCs w:val="21"/>
        </w:rPr>
        <w:t>この絵が描かれた</w:t>
      </w:r>
      <w:r w:rsidR="00ED4119" w:rsidRPr="00D80DA1">
        <w:rPr>
          <w:rFonts w:ascii="Arial" w:eastAsia="HGSｺﾞｼｯｸM" w:hAnsi="Arial" w:cs="Arial"/>
          <w:color w:val="000000" w:themeColor="text1"/>
          <w:szCs w:val="21"/>
        </w:rPr>
        <w:t>1916</w:t>
      </w:r>
      <w:r w:rsidR="00ED4119" w:rsidRPr="00D80DA1">
        <w:rPr>
          <w:rFonts w:ascii="Arial" w:eastAsia="HGSｺﾞｼｯｸM" w:hAnsi="Arial" w:cs="Arial"/>
          <w:color w:val="000000" w:themeColor="text1"/>
          <w:szCs w:val="21"/>
        </w:rPr>
        <w:t>年は、第一次世界大戦のさなかでした。自ら志願して従軍した</w:t>
      </w:r>
      <w:r w:rsidR="00ED4119" w:rsidRPr="00D80DA1">
        <w:rPr>
          <w:rFonts w:ascii="Arial" w:eastAsia="HGSｺﾞｼｯｸM" w:hAnsi="Arial" w:cs="Arial" w:hint="eastAsia"/>
          <w:b/>
          <w:color w:val="000000" w:themeColor="text1"/>
          <w:highlight w:val="yellow"/>
        </w:rPr>
        <w:t>，</w:t>
      </w:r>
      <w:r w:rsidR="00ED4119" w:rsidRPr="00D80DA1">
        <w:rPr>
          <w:rFonts w:ascii="Arial" w:eastAsia="HGSｺﾞｼｯｸM" w:hAnsi="Arial" w:cs="Arial"/>
          <w:color w:val="000000" w:themeColor="text1"/>
          <w:szCs w:val="21"/>
        </w:rPr>
        <w:t>友人のフランツマルクの戦死の知らせを受け、一方で</w:t>
      </w:r>
      <w:r w:rsidR="00ED4119" w:rsidRPr="00D80DA1">
        <w:rPr>
          <w:rFonts w:ascii="Arial" w:eastAsia="HGSｺﾞｼｯｸM" w:hAnsi="Arial" w:cs="Arial" w:hint="eastAsia"/>
          <w:b/>
          <w:color w:val="000000" w:themeColor="text1"/>
          <w:highlight w:val="yellow"/>
        </w:rPr>
        <w:t>，</w:t>
      </w:r>
      <w:r w:rsidR="00ED4119" w:rsidRPr="00D80DA1">
        <w:rPr>
          <w:rFonts w:ascii="Arial" w:eastAsia="HGSｺﾞｼｯｸM" w:hAnsi="Arial" w:cs="Arial"/>
          <w:color w:val="000000" w:themeColor="text1"/>
          <w:szCs w:val="21"/>
        </w:rPr>
        <w:t>クレー自身にも召集令状が届きますが</w:t>
      </w:r>
      <w:r w:rsidR="00ED4119" w:rsidRPr="00D80DA1">
        <w:rPr>
          <w:rFonts w:ascii="Arial" w:eastAsia="HGSｺﾞｼｯｸM" w:hAnsi="Arial" w:cs="Arial" w:hint="eastAsia"/>
          <w:b/>
          <w:color w:val="000000" w:themeColor="text1"/>
          <w:highlight w:val="yellow"/>
        </w:rPr>
        <w:t>，</w:t>
      </w:r>
      <w:r w:rsidR="00ED4119" w:rsidRPr="00D80DA1">
        <w:rPr>
          <w:rFonts w:ascii="Arial" w:eastAsia="HGSｺﾞｼｯｸM" w:hAnsi="Arial" w:cs="Arial"/>
          <w:color w:val="000000" w:themeColor="text1"/>
          <w:szCs w:val="21"/>
        </w:rPr>
        <w:t>前線へは送られませんでした。友人と自分、そして様々な人々の運命を分けたこの年を、クレーは日記の中で</w:t>
      </w:r>
      <w:r w:rsidR="00ED4119" w:rsidRPr="00D80DA1">
        <w:rPr>
          <w:rFonts w:ascii="Arial" w:eastAsia="HGSｺﾞｼｯｸM" w:hAnsi="Arial" w:cs="Arial" w:hint="eastAsia"/>
          <w:b/>
          <w:color w:val="000000" w:themeColor="text1"/>
          <w:highlight w:val="yellow"/>
        </w:rPr>
        <w:t>，</w:t>
      </w:r>
      <w:r w:rsidR="00ED4119" w:rsidRPr="00D80DA1">
        <w:rPr>
          <w:rFonts w:ascii="Arial" w:eastAsia="HGSｺﾞｼｯｸM" w:hAnsi="Arial" w:cs="Arial"/>
          <w:color w:val="000000" w:themeColor="text1"/>
          <w:szCs w:val="21"/>
        </w:rPr>
        <w:t>運命の年と記しました。</w:t>
      </w:r>
    </w:p>
    <w:p w14:paraId="083AE42D" w14:textId="77777777" w:rsidR="00ED4119" w:rsidRDefault="00ED4119" w:rsidP="00ED4119">
      <w:pPr>
        <w:rPr>
          <w:rFonts w:ascii="Arial" w:eastAsia="HGSｺﾞｼｯｸM" w:hAnsi="Arial" w:cs="Arial"/>
          <w:szCs w:val="21"/>
        </w:rPr>
      </w:pPr>
    </w:p>
    <w:p w14:paraId="565059AE" w14:textId="77777777" w:rsidR="00ED4119" w:rsidRPr="00482E93" w:rsidRDefault="00ED4119" w:rsidP="00ED4119">
      <w:pPr>
        <w:rPr>
          <w:rFonts w:ascii="Arial" w:eastAsia="HGSｺﾞｼｯｸM" w:hAnsi="Arial" w:cs="Arial"/>
          <w:szCs w:val="21"/>
        </w:rPr>
      </w:pPr>
    </w:p>
    <w:p w14:paraId="638D3F0D" w14:textId="6CEAD2B1" w:rsidR="00ED4119" w:rsidRPr="00482E93" w:rsidRDefault="00356D77" w:rsidP="00ED4119">
      <w:pPr>
        <w:rPr>
          <w:rFonts w:ascii="Arial" w:eastAsia="HGSｺﾞｼｯｸM" w:hAnsi="Arial" w:cs="Arial"/>
          <w:szCs w:val="21"/>
        </w:rPr>
      </w:pPr>
      <w:ins w:id="229" w:author="TRIVECTOR" w:date="2026-03-03T15:37:00Z" w16du:dateUtc="2026-03-03T06:37:00Z">
        <w:r>
          <w:rPr>
            <w:rFonts w:ascii="Arial" w:eastAsia="HGSｺﾞｼｯｸM" w:hAnsi="Arial" w:cs="Arial" w:hint="eastAsia"/>
            <w:b/>
            <w:szCs w:val="21"/>
          </w:rPr>
          <w:t xml:space="preserve">53 </w:t>
        </w:r>
      </w:ins>
      <w:r w:rsidR="00ED4119" w:rsidRPr="00482E93">
        <w:rPr>
          <w:rFonts w:ascii="Arial" w:eastAsia="HGSｺﾞｼｯｸM" w:hAnsi="Arial" w:cs="Arial"/>
          <w:b/>
          <w:szCs w:val="21"/>
        </w:rPr>
        <w:t>パウル・クレー</w:t>
      </w:r>
      <w:r w:rsidR="00ED4119">
        <w:rPr>
          <w:rFonts w:ascii="Arial" w:eastAsia="HGSｺﾞｼｯｸM" w:hAnsi="Arial" w:cs="Arial" w:hint="eastAsia"/>
          <w:b/>
          <w:highlight w:val="yellow"/>
        </w:rPr>
        <w:t>，</w:t>
      </w:r>
      <w:r w:rsidR="00ED4119">
        <w:rPr>
          <w:rFonts w:ascii="Arial" w:eastAsia="HGSｺﾞｼｯｸM" w:hAnsi="Arial" w:cs="Arial" w:hint="eastAsia"/>
          <w:b/>
        </w:rPr>
        <w:t>作、</w:t>
      </w:r>
      <w:r w:rsidR="00ED4119" w:rsidRPr="00482E93">
        <w:rPr>
          <w:rFonts w:ascii="Arial" w:eastAsia="HGSｺﾞｼｯｸM" w:hAnsi="Arial" w:cs="Arial"/>
          <w:b/>
          <w:szCs w:val="21"/>
        </w:rPr>
        <w:t>《金色の</w:t>
      </w:r>
      <w:commentRangeStart w:id="230"/>
      <w:r w:rsidR="00ED4119" w:rsidRPr="00482E93">
        <w:rPr>
          <w:rFonts w:ascii="Arial" w:eastAsia="HGSｺﾞｼｯｸM" w:hAnsi="Arial" w:cs="Arial"/>
          <w:b/>
          <w:szCs w:val="21"/>
        </w:rPr>
        <w:t>縁</w:t>
      </w:r>
      <w:commentRangeEnd w:id="230"/>
      <w:r w:rsidR="00ED4119" w:rsidRPr="00482E93">
        <w:rPr>
          <w:rStyle w:val="aa"/>
          <w:rFonts w:ascii="Arial" w:eastAsia="HGSｺﾞｼｯｸM" w:hAnsi="Arial" w:cs="Arial"/>
          <w:b/>
          <w:sz w:val="21"/>
          <w:szCs w:val="21"/>
        </w:rPr>
        <w:commentReference w:id="230"/>
      </w:r>
      <w:r w:rsidR="00ED4119" w:rsidRPr="00482E93">
        <w:rPr>
          <w:rFonts w:ascii="Arial" w:eastAsia="HGSｺﾞｼｯｸM" w:hAnsi="Arial" w:cs="Arial"/>
          <w:b/>
          <w:szCs w:val="21"/>
        </w:rPr>
        <w:t>のあるミニアチュール》</w:t>
      </w:r>
      <w:r w:rsidR="00ED4119" w:rsidRPr="007F2CE1">
        <w:rPr>
          <w:rFonts w:ascii="Arial" w:eastAsia="HGSｺﾞｼｯｸM" w:hAnsi="Arial" w:cs="Arial" w:hint="eastAsia"/>
          <w:b/>
          <w:szCs w:val="21"/>
          <w:highlight w:val="yellow"/>
        </w:rPr>
        <w:t>。</w:t>
      </w:r>
      <w:r w:rsidR="00ED4119">
        <w:rPr>
          <w:rFonts w:ascii="Arial" w:eastAsia="HGSｺﾞｼｯｸM" w:hAnsi="Arial" w:cs="Arial" w:hint="eastAsia"/>
          <w:b/>
          <w:highlight w:val="yellow"/>
        </w:rPr>
        <w:t>，</w:t>
      </w:r>
      <w:r w:rsidR="00ED4119" w:rsidRPr="00C977C6">
        <w:rPr>
          <w:rFonts w:ascii="Arial" w:eastAsia="HGSｺﾞｼｯｸM" w:hAnsi="Arial" w:cs="Arial" w:hint="eastAsia"/>
          <w:szCs w:val="21"/>
          <w:highlight w:val="magenta"/>
          <w:rPrChange w:id="231" w:author="TRIVECTOR" w:date="2026-03-03T15:56:00Z" w16du:dateUtc="2026-03-03T06:56:00Z">
            <w:rPr>
              <w:rFonts w:ascii="Arial" w:eastAsia="HGSｺﾞｼｯｸM" w:hAnsi="Arial" w:cs="Arial" w:hint="eastAsia"/>
              <w:szCs w:val="21"/>
            </w:rPr>
          </w:rPrChange>
        </w:rPr>
        <w:t>タイトル</w:t>
      </w:r>
      <w:r w:rsidR="00ED4119" w:rsidRPr="00482E93">
        <w:rPr>
          <w:rFonts w:ascii="Arial" w:eastAsia="HGSｺﾞｼｯｸM" w:hAnsi="Arial" w:cs="Arial"/>
          <w:szCs w:val="21"/>
        </w:rPr>
        <w:t>のミニアチュールとは、ヨーロッパの中世写本の冒頭に置かれる小さな挿絵のこと。小さな規格、装飾的な画面に金色の縁取りがされた本作は、確かにミニアチュールを思わせます。</w:t>
      </w:r>
      <w:r w:rsidR="00ED4119">
        <w:rPr>
          <w:rFonts w:ascii="Arial" w:eastAsia="HGSｺﾞｼｯｸM" w:hAnsi="Arial" w:cs="Arial" w:hint="eastAsia"/>
          <w:b/>
          <w:highlight w:val="yellow"/>
        </w:rPr>
        <w:t>，</w:t>
      </w:r>
      <w:r w:rsidR="00ED4119" w:rsidRPr="00C977C6">
        <w:rPr>
          <w:rFonts w:ascii="Arial" w:eastAsia="HGSｺﾞｼｯｸM" w:hAnsi="Arial" w:cs="Arial" w:hint="eastAsia"/>
          <w:szCs w:val="21"/>
          <w:highlight w:val="magenta"/>
          <w:rPrChange w:id="232" w:author="TRIVECTOR" w:date="2026-03-03T15:56:00Z" w16du:dateUtc="2026-03-03T06:56:00Z">
            <w:rPr>
              <w:rFonts w:ascii="Arial" w:eastAsia="HGSｺﾞｼｯｸM" w:hAnsi="Arial" w:cs="Arial" w:hint="eastAsia"/>
              <w:szCs w:val="21"/>
            </w:rPr>
          </w:rPrChange>
        </w:rPr>
        <w:t>画面には、魚、</w:t>
      </w:r>
      <w:r w:rsidR="00ED4119" w:rsidRPr="00482E93">
        <w:rPr>
          <w:rFonts w:ascii="Arial" w:eastAsia="HGSｺﾞｼｯｸM" w:hAnsi="Arial" w:cs="Arial"/>
          <w:szCs w:val="21"/>
        </w:rPr>
        <w:t>動物、人物らしきモチーフが</w:t>
      </w:r>
      <w:commentRangeStart w:id="233"/>
      <w:r w:rsidR="00ED4119" w:rsidRPr="00482E93">
        <w:rPr>
          <w:rFonts w:ascii="Arial" w:eastAsia="HGSｺﾞｼｯｸM" w:hAnsi="Arial" w:cs="Arial"/>
          <w:szCs w:val="21"/>
        </w:rPr>
        <w:t>描</w:t>
      </w:r>
      <w:commentRangeEnd w:id="233"/>
      <w:r w:rsidR="00ED4119" w:rsidRPr="00482E93">
        <w:rPr>
          <w:rStyle w:val="aa"/>
          <w:rFonts w:ascii="Arial" w:eastAsia="HGSｺﾞｼｯｸM" w:hAnsi="Arial" w:cs="Arial"/>
          <w:sz w:val="21"/>
          <w:szCs w:val="21"/>
        </w:rPr>
        <w:commentReference w:id="233"/>
      </w:r>
      <w:r w:rsidR="00ED4119" w:rsidRPr="00482E93">
        <w:rPr>
          <w:rFonts w:ascii="Arial" w:eastAsia="HGSｺﾞｼｯｸM" w:hAnsi="Arial" w:cs="Arial"/>
          <w:szCs w:val="21"/>
        </w:rPr>
        <w:t>き込まれています。一見ユーモラスなのですが、多くの生物の形は</w:t>
      </w:r>
      <w:commentRangeStart w:id="234"/>
      <w:r w:rsidR="00ED4119" w:rsidRPr="00482E93">
        <w:rPr>
          <w:rFonts w:ascii="Arial" w:eastAsia="HGSｺﾞｼｯｸM" w:hAnsi="Arial" w:cs="Arial"/>
          <w:szCs w:val="21"/>
        </w:rPr>
        <w:t>判然</w:t>
      </w:r>
      <w:commentRangeEnd w:id="234"/>
      <w:r w:rsidR="00ED4119" w:rsidRPr="00482E93">
        <w:rPr>
          <w:rStyle w:val="aa"/>
          <w:rFonts w:ascii="Arial" w:eastAsia="HGSｺﾞｼｯｸM" w:hAnsi="Arial" w:cs="Arial"/>
          <w:sz w:val="21"/>
          <w:szCs w:val="21"/>
        </w:rPr>
        <w:commentReference w:id="234"/>
      </w:r>
      <w:r w:rsidR="00ED4119" w:rsidRPr="00482E93">
        <w:rPr>
          <w:rFonts w:ascii="Arial" w:eastAsia="HGSｺﾞｼｯｸM" w:hAnsi="Arial" w:cs="Arial"/>
          <w:szCs w:val="21"/>
        </w:rPr>
        <w:t>とせず、目が線で塗りつぶされて</w:t>
      </w:r>
      <w:r w:rsidR="00ED4119" w:rsidRPr="00C977C6">
        <w:rPr>
          <w:rFonts w:ascii="Arial" w:eastAsia="HGSｺﾞｼｯｸM" w:hAnsi="Arial" w:cs="Arial" w:hint="eastAsia"/>
          <w:szCs w:val="21"/>
          <w:highlight w:val="magenta"/>
          <w:rPrChange w:id="235" w:author="TRIVECTOR" w:date="2026-03-03T15:57:00Z" w16du:dateUtc="2026-03-03T06:57:00Z">
            <w:rPr>
              <w:rFonts w:ascii="Arial" w:eastAsia="HGSｺﾞｼｯｸM" w:hAnsi="Arial" w:cs="Arial" w:hint="eastAsia"/>
              <w:szCs w:val="21"/>
            </w:rPr>
          </w:rPrChange>
        </w:rPr>
        <w:t>おり</w:t>
      </w:r>
      <w:commentRangeStart w:id="236"/>
      <w:r w:rsidR="00ED4119" w:rsidRPr="00C977C6">
        <w:rPr>
          <w:rFonts w:ascii="Arial" w:eastAsia="HGSｺﾞｼｯｸM" w:hAnsi="Arial" w:cs="Arial" w:hint="eastAsia"/>
          <w:szCs w:val="21"/>
          <w:highlight w:val="magenta"/>
          <w:rPrChange w:id="237" w:author="TRIVECTOR" w:date="2026-03-03T15:57:00Z" w16du:dateUtc="2026-03-03T06:57:00Z">
            <w:rPr>
              <w:rFonts w:ascii="Arial" w:eastAsia="HGSｺﾞｼｯｸM" w:hAnsi="Arial" w:cs="Arial" w:hint="eastAsia"/>
              <w:szCs w:val="21"/>
            </w:rPr>
          </w:rPrChange>
        </w:rPr>
        <w:t>不気味</w:t>
      </w:r>
      <w:r w:rsidR="00ED4119" w:rsidRPr="00482E93">
        <w:rPr>
          <w:rFonts w:ascii="Arial" w:eastAsia="HGSｺﾞｼｯｸM" w:hAnsi="Arial" w:cs="Arial"/>
          <w:szCs w:val="21"/>
        </w:rPr>
        <w:t>さ</w:t>
      </w:r>
      <w:commentRangeEnd w:id="236"/>
      <w:r w:rsidR="00C977C6" w:rsidRPr="00482E93">
        <w:rPr>
          <w:rStyle w:val="aa"/>
          <w:rFonts w:ascii="Arial" w:eastAsia="HGSｺﾞｼｯｸM" w:hAnsi="Arial" w:cs="Arial"/>
          <w:sz w:val="21"/>
          <w:szCs w:val="21"/>
        </w:rPr>
        <w:commentReference w:id="236"/>
      </w:r>
      <w:r w:rsidR="00ED4119" w:rsidRPr="00482E93">
        <w:rPr>
          <w:rFonts w:ascii="Arial" w:eastAsia="HGSｺﾞｼｯｸM" w:hAnsi="Arial" w:cs="Arial"/>
          <w:szCs w:val="21"/>
        </w:rPr>
        <w:t>を感じさせます。左上に両腕を差し出している男性らしき人物、中央に狼のような頭、そして右手には縦に伸びた女性のような人物</w:t>
      </w:r>
      <w:r w:rsidR="00ED4119">
        <w:rPr>
          <w:rFonts w:ascii="Arial" w:eastAsia="HGSｺﾞｼｯｸM" w:hAnsi="Arial" w:cs="Arial" w:hint="eastAsia"/>
          <w:b/>
          <w:highlight w:val="yellow"/>
        </w:rPr>
        <w:t>，，</w:t>
      </w:r>
      <w:r w:rsidR="00ED4119" w:rsidRPr="00482E93">
        <w:rPr>
          <w:rFonts w:ascii="Arial" w:eastAsia="HGSｺﾞｼｯｸM" w:hAnsi="Arial" w:cs="Arial"/>
          <w:szCs w:val="21"/>
        </w:rPr>
        <w:t>。物語を読み</w:t>
      </w:r>
      <w:commentRangeStart w:id="238"/>
      <w:r w:rsidR="00ED4119" w:rsidRPr="00482E93">
        <w:rPr>
          <w:rFonts w:ascii="Arial" w:eastAsia="HGSｺﾞｼｯｸM" w:hAnsi="Arial" w:cs="Arial"/>
          <w:szCs w:val="21"/>
        </w:rPr>
        <w:t>解</w:t>
      </w:r>
      <w:commentRangeEnd w:id="238"/>
      <w:r w:rsidR="00ED4119" w:rsidRPr="00482E93">
        <w:rPr>
          <w:rStyle w:val="aa"/>
          <w:rFonts w:ascii="Arial" w:eastAsia="HGSｺﾞｼｯｸM" w:hAnsi="Arial" w:cs="Arial"/>
          <w:sz w:val="21"/>
          <w:szCs w:val="21"/>
        </w:rPr>
        <w:commentReference w:id="238"/>
      </w:r>
      <w:r w:rsidR="00ED4119" w:rsidRPr="00482E93">
        <w:rPr>
          <w:rFonts w:ascii="Arial" w:eastAsia="HGSｺﾞｼｯｸM" w:hAnsi="Arial" w:cs="Arial"/>
          <w:szCs w:val="21"/>
        </w:rPr>
        <w:t>きたくなる作品です。</w:t>
      </w:r>
    </w:p>
    <w:p w14:paraId="3CB8C391" w14:textId="77777777" w:rsidR="00ED4119" w:rsidRDefault="00ED4119" w:rsidP="00ED4119">
      <w:pPr>
        <w:rPr>
          <w:rFonts w:ascii="Arial" w:eastAsia="HGSｺﾞｼｯｸM" w:hAnsi="Arial" w:cs="Arial"/>
          <w:szCs w:val="21"/>
        </w:rPr>
      </w:pPr>
    </w:p>
    <w:p w14:paraId="17337675" w14:textId="77777777" w:rsidR="00ED4119" w:rsidRPr="00482E93" w:rsidRDefault="00ED4119" w:rsidP="00ED4119">
      <w:pPr>
        <w:rPr>
          <w:rFonts w:ascii="Arial" w:eastAsia="HGSｺﾞｼｯｸM" w:hAnsi="Arial" w:cs="Arial"/>
          <w:szCs w:val="21"/>
        </w:rPr>
      </w:pPr>
    </w:p>
    <w:p w14:paraId="2C5425BF" w14:textId="35301A46" w:rsidR="00ED4119" w:rsidRPr="00E56FAF" w:rsidRDefault="00356D77" w:rsidP="00ED4119">
      <w:pPr>
        <w:rPr>
          <w:rFonts w:ascii="Arial" w:eastAsia="HGSｺﾞｼｯｸM" w:hAnsi="Arial" w:cs="Arial"/>
          <w:b/>
          <w:szCs w:val="21"/>
        </w:rPr>
      </w:pPr>
      <w:ins w:id="239" w:author="TRIVECTOR" w:date="2026-03-03T15:37:00Z" w16du:dateUtc="2026-03-03T06:37:00Z">
        <w:r>
          <w:rPr>
            <w:rFonts w:ascii="Arial" w:eastAsia="HGSｺﾞｼｯｸM" w:hAnsi="Arial" w:cs="Arial" w:hint="eastAsia"/>
            <w:b/>
            <w:szCs w:val="21"/>
          </w:rPr>
          <w:t xml:space="preserve">54 </w:t>
        </w:r>
      </w:ins>
      <w:r w:rsidR="00ED4119" w:rsidRPr="00482E93">
        <w:rPr>
          <w:rFonts w:ascii="Arial" w:eastAsia="HGSｺﾞｼｯｸM" w:hAnsi="Arial" w:cs="Arial"/>
          <w:b/>
          <w:szCs w:val="21"/>
        </w:rPr>
        <w:t>田中敦子</w:t>
      </w:r>
      <w:r w:rsidR="00ED4119">
        <w:rPr>
          <w:rFonts w:ascii="Arial" w:eastAsia="HGSｺﾞｼｯｸM" w:hAnsi="Arial" w:cs="Arial" w:hint="eastAsia"/>
          <w:b/>
          <w:highlight w:val="yellow"/>
        </w:rPr>
        <w:t>，</w:t>
      </w:r>
      <w:r w:rsidR="00ED4119">
        <w:rPr>
          <w:rFonts w:ascii="Arial" w:eastAsia="HGSｺﾞｼｯｸM" w:hAnsi="Arial" w:cs="Arial" w:hint="eastAsia"/>
          <w:b/>
        </w:rPr>
        <w:t>作、</w:t>
      </w:r>
      <w:r w:rsidR="00ED4119" w:rsidRPr="00482E93">
        <w:rPr>
          <w:rFonts w:ascii="Arial" w:eastAsia="HGSｺﾞｼｯｸM" w:hAnsi="Arial" w:cs="Arial"/>
          <w:b/>
          <w:szCs w:val="21"/>
        </w:rPr>
        <w:t>《</w:t>
      </w:r>
      <w:r w:rsidR="00ED4119" w:rsidRPr="00482E93">
        <w:rPr>
          <w:rFonts w:ascii="Arial" w:eastAsia="HGSｺﾞｼｯｸM" w:hAnsi="Arial" w:cs="Arial"/>
          <w:b/>
          <w:szCs w:val="21"/>
        </w:rPr>
        <w:t>WORK 1964</w:t>
      </w:r>
      <w:r w:rsidR="00ED4119" w:rsidRPr="00482E93">
        <w:rPr>
          <w:rFonts w:ascii="Arial" w:eastAsia="HGSｺﾞｼｯｸM" w:hAnsi="Arial" w:cs="Arial"/>
          <w:b/>
          <w:szCs w:val="21"/>
        </w:rPr>
        <w:t>》</w:t>
      </w:r>
      <w:r w:rsidR="00ED4119" w:rsidRPr="007F2CE1">
        <w:rPr>
          <w:rFonts w:ascii="Arial" w:eastAsia="HGSｺﾞｼｯｸM" w:hAnsi="Arial" w:cs="Arial" w:hint="eastAsia"/>
          <w:b/>
          <w:szCs w:val="21"/>
          <w:highlight w:val="yellow"/>
        </w:rPr>
        <w:t>。</w:t>
      </w:r>
      <w:r w:rsidR="00ED4119">
        <w:rPr>
          <w:rFonts w:ascii="Arial" w:eastAsia="HGSｺﾞｼｯｸM" w:hAnsi="Arial" w:cs="Arial" w:hint="eastAsia"/>
          <w:b/>
          <w:highlight w:val="yellow"/>
        </w:rPr>
        <w:t>，</w:t>
      </w:r>
      <w:r w:rsidR="00ED4119" w:rsidRPr="00482E93">
        <w:rPr>
          <w:rFonts w:ascii="Arial" w:eastAsia="HGSｺﾞｼｯｸM" w:hAnsi="Arial" w:cs="Arial"/>
          <w:szCs w:val="21"/>
        </w:rPr>
        <w:t>田中敦子は</w:t>
      </w:r>
      <w:r w:rsidR="00ED4119" w:rsidRPr="00482E93">
        <w:rPr>
          <w:rFonts w:ascii="Arial" w:eastAsia="HGSｺﾞｼｯｸM" w:hAnsi="Arial" w:cs="Arial"/>
          <w:szCs w:val="21"/>
        </w:rPr>
        <w:t>1956</w:t>
      </w:r>
      <w:r w:rsidR="00ED4119" w:rsidRPr="00482E93">
        <w:rPr>
          <w:rFonts w:ascii="Arial" w:eastAsia="HGSｺﾞｼｯｸM" w:hAnsi="Arial" w:cs="Arial"/>
          <w:szCs w:val="21"/>
        </w:rPr>
        <w:t>年、色とりどりに塗り分けた約</w:t>
      </w:r>
      <w:r w:rsidR="00ED4119" w:rsidRPr="00482E93">
        <w:rPr>
          <w:rFonts w:ascii="Arial" w:eastAsia="HGSｺﾞｼｯｸM" w:hAnsi="Arial" w:cs="Arial"/>
          <w:szCs w:val="21"/>
        </w:rPr>
        <w:t>200</w:t>
      </w:r>
      <w:r w:rsidR="00ED4119" w:rsidRPr="00482E93">
        <w:rPr>
          <w:rFonts w:ascii="Arial" w:eastAsia="HGSｺﾞｼｯｸM" w:hAnsi="Arial" w:cs="Arial"/>
          <w:szCs w:val="21"/>
        </w:rPr>
        <w:t>個の</w:t>
      </w:r>
      <w:r w:rsidR="00ED4119" w:rsidRPr="00CA1B35">
        <w:rPr>
          <w:rFonts w:ascii="Arial" w:eastAsia="HGSｺﾞｼｯｸM" w:hAnsi="Arial" w:cs="Arial"/>
          <w:color w:val="000000" w:themeColor="text1"/>
          <w:szCs w:val="21"/>
        </w:rPr>
        <w:t>電球</w:t>
      </w:r>
      <w:r w:rsidR="00ED4119" w:rsidRPr="00482E93">
        <w:rPr>
          <w:rFonts w:ascii="Arial" w:eastAsia="HGSｺﾞｼｯｸM" w:hAnsi="Arial" w:cs="Arial"/>
          <w:szCs w:val="21"/>
        </w:rPr>
        <w:t>を電気コードで繋いだ</w:t>
      </w:r>
      <w:r w:rsidR="00ED4119" w:rsidRPr="007F2CE1">
        <w:rPr>
          <w:rFonts w:ascii="Arial" w:eastAsia="HGSｺﾞｼｯｸM" w:hAnsi="Arial" w:cs="Arial" w:hint="eastAsia"/>
          <w:szCs w:val="21"/>
          <w:highlight w:val="yellow"/>
        </w:rPr>
        <w:t>，</w:t>
      </w:r>
      <w:commentRangeStart w:id="240"/>
      <w:r w:rsidR="00ED4119" w:rsidRPr="00482E93">
        <w:rPr>
          <w:rFonts w:ascii="Arial" w:eastAsia="HGSｺﾞｼｯｸM" w:hAnsi="Arial" w:cs="Arial"/>
          <w:szCs w:val="21"/>
        </w:rPr>
        <w:t>電気服</w:t>
      </w:r>
      <w:commentRangeEnd w:id="240"/>
      <w:r w:rsidR="00ED4119" w:rsidRPr="007F2CE1">
        <w:rPr>
          <w:rStyle w:val="aa"/>
          <w:rFonts w:ascii="Arial" w:eastAsia="HGSｺﾞｼｯｸM" w:hAnsi="Arial" w:cs="Arial" w:hint="eastAsia"/>
          <w:sz w:val="21"/>
          <w:szCs w:val="21"/>
          <w:highlight w:val="yellow"/>
        </w:rPr>
        <w:commentReference w:id="240"/>
      </w:r>
      <w:r w:rsidR="00ED4119" w:rsidRPr="007F2CE1">
        <w:rPr>
          <w:rFonts w:ascii="Arial" w:eastAsia="HGSｺﾞｼｯｸM" w:hAnsi="Arial" w:cs="Arial" w:hint="eastAsia"/>
          <w:szCs w:val="21"/>
          <w:highlight w:val="yellow"/>
        </w:rPr>
        <w:t>，</w:t>
      </w:r>
      <w:r w:rsidR="00ED4119" w:rsidRPr="00482E93">
        <w:rPr>
          <w:rFonts w:ascii="Arial" w:eastAsia="HGSｺﾞｼｯｸM" w:hAnsi="Arial" w:cs="Arial"/>
          <w:szCs w:val="21"/>
        </w:rPr>
        <w:t>という作品を発表します。光の明滅や時間といった</w:t>
      </w:r>
      <w:commentRangeStart w:id="241"/>
      <w:r w:rsidR="00ED4119" w:rsidRPr="00482E93">
        <w:rPr>
          <w:rFonts w:ascii="Arial" w:eastAsia="HGSｺﾞｼｯｸM" w:hAnsi="Arial" w:cs="Arial"/>
          <w:szCs w:val="21"/>
        </w:rPr>
        <w:t>非物質的</w:t>
      </w:r>
      <w:commentRangeEnd w:id="241"/>
      <w:r w:rsidR="00ED4119" w:rsidRPr="00482E93">
        <w:rPr>
          <w:rStyle w:val="aa"/>
          <w:rFonts w:ascii="Arial" w:eastAsia="HGSｺﾞｼｯｸM" w:hAnsi="Arial" w:cs="Arial"/>
          <w:sz w:val="21"/>
          <w:szCs w:val="21"/>
        </w:rPr>
        <w:commentReference w:id="241"/>
      </w:r>
      <w:r w:rsidR="00ED4119" w:rsidRPr="00482E93">
        <w:rPr>
          <w:rFonts w:ascii="Arial" w:eastAsia="HGSｺﾞｼｯｸM" w:hAnsi="Arial" w:cs="Arial"/>
          <w:szCs w:val="21"/>
        </w:rPr>
        <w:t>な素材を作品に取り込んだ点で前衛的な作品でした。さらに田中は、《電気服》の電球とコードを円と線に置き換え、発展させた絵画作品を生み出し、以後</w:t>
      </w:r>
      <w:r w:rsidR="00ED4119" w:rsidRPr="00CA1B35">
        <w:rPr>
          <w:rFonts w:ascii="Arial" w:eastAsia="HGSｺﾞｼｯｸM" w:hAnsi="Arial" w:cs="Arial"/>
          <w:color w:val="000000" w:themeColor="text1"/>
          <w:szCs w:val="21"/>
        </w:rPr>
        <w:t>50</w:t>
      </w:r>
      <w:r w:rsidR="00ED4119" w:rsidRPr="00CA1B35">
        <w:rPr>
          <w:rFonts w:ascii="Arial" w:eastAsia="HGSｺﾞｼｯｸM" w:hAnsi="Arial" w:cs="Arial"/>
          <w:color w:val="000000" w:themeColor="text1"/>
          <w:szCs w:val="21"/>
        </w:rPr>
        <w:t>年</w:t>
      </w:r>
      <w:r w:rsidR="00ED4119" w:rsidRPr="00482E93">
        <w:rPr>
          <w:rFonts w:ascii="Arial" w:eastAsia="HGSｺﾞｼｯｸM" w:hAnsi="Arial" w:cs="Arial"/>
          <w:szCs w:val="21"/>
        </w:rPr>
        <w:t>にわたって多彩なバリエーションを制作しました。</w:t>
      </w:r>
      <w:r w:rsidR="00ED4119">
        <w:rPr>
          <w:rFonts w:ascii="Arial" w:eastAsia="HGSｺﾞｼｯｸM" w:hAnsi="Arial" w:cs="Arial" w:hint="eastAsia"/>
          <w:b/>
          <w:highlight w:val="yellow"/>
        </w:rPr>
        <w:t>，</w:t>
      </w:r>
      <w:r w:rsidR="00ED4119" w:rsidRPr="00482E93">
        <w:rPr>
          <w:rFonts w:ascii="Arial" w:eastAsia="HGSｺﾞｼｯｸM" w:hAnsi="Arial" w:cs="Arial"/>
          <w:szCs w:val="21"/>
        </w:rPr>
        <w:t>本作もそのうちの</w:t>
      </w:r>
      <w:r w:rsidR="00ED4119" w:rsidRPr="00482E93">
        <w:rPr>
          <w:rFonts w:ascii="Arial" w:eastAsia="HGSｺﾞｼｯｸM" w:hAnsi="Arial" w:cs="Arial"/>
          <w:szCs w:val="21"/>
        </w:rPr>
        <w:t>1</w:t>
      </w:r>
      <w:r w:rsidR="00ED4119" w:rsidRPr="00482E93">
        <w:rPr>
          <w:rFonts w:ascii="Arial" w:eastAsia="HGSｺﾞｼｯｸM" w:hAnsi="Arial" w:cs="Arial"/>
          <w:szCs w:val="21"/>
        </w:rPr>
        <w:t>点。赤や</w:t>
      </w:r>
      <w:r w:rsidR="00ED4119" w:rsidRPr="00C977C6">
        <w:rPr>
          <w:rFonts w:ascii="Arial" w:eastAsia="HGSｺﾞｼｯｸM" w:hAnsi="Arial" w:cs="Arial" w:hint="eastAsia"/>
          <w:szCs w:val="21"/>
          <w:highlight w:val="magenta"/>
          <w:rPrChange w:id="242" w:author="TRIVECTOR" w:date="2026-03-03T15:58:00Z" w16du:dateUtc="2026-03-03T06:58:00Z">
            <w:rPr>
              <w:rFonts w:ascii="Arial" w:eastAsia="HGSｺﾞｼｯｸM" w:hAnsi="Arial" w:cs="Arial" w:hint="eastAsia"/>
              <w:szCs w:val="21"/>
            </w:rPr>
          </w:rPrChange>
        </w:rPr>
        <w:t>黒、青、緑</w:t>
      </w:r>
      <w:r w:rsidR="00ED4119" w:rsidRPr="00C977C6">
        <w:rPr>
          <w:rFonts w:ascii="Arial" w:eastAsia="HGSｺﾞｼｯｸM" w:hAnsi="Arial" w:cs="Arial" w:hint="eastAsia"/>
          <w:color w:val="FF0000"/>
          <w:szCs w:val="21"/>
          <w:highlight w:val="magenta"/>
          <w:rPrChange w:id="243" w:author="TRIVECTOR" w:date="2026-03-03T15:58:00Z" w16du:dateUtc="2026-03-03T06:58:00Z">
            <w:rPr>
              <w:rFonts w:ascii="Arial" w:eastAsia="HGSｺﾞｼｯｸM" w:hAnsi="Arial" w:cs="Arial" w:hint="eastAsia"/>
              <w:color w:val="FF0000"/>
              <w:szCs w:val="21"/>
            </w:rPr>
          </w:rPrChange>
        </w:rPr>
        <w:t>、黄</w:t>
      </w:r>
      <w:r w:rsidR="00ED4119" w:rsidRPr="00482E93">
        <w:rPr>
          <w:rFonts w:ascii="Arial" w:eastAsia="HGSｺﾞｼｯｸM" w:hAnsi="Arial" w:cs="Arial"/>
          <w:szCs w:val="21"/>
        </w:rPr>
        <w:t>の円が、無数の線によって繋がり、エネルギーが伝播、増殖を繰り返しています。</w:t>
      </w:r>
      <w:r w:rsidR="00ED4119" w:rsidRPr="00CA1B35">
        <w:rPr>
          <w:rFonts w:ascii="Arial" w:eastAsia="HGSｺﾞｼｯｸM" w:hAnsi="Arial" w:cs="Arial"/>
          <w:color w:val="FF0000"/>
          <w:szCs w:val="21"/>
        </w:rPr>
        <w:t>合成樹脂エナメル塗料の光沢や艶のある</w:t>
      </w:r>
      <w:r w:rsidR="00ED4119" w:rsidRPr="00482E93">
        <w:rPr>
          <w:rFonts w:ascii="Arial" w:eastAsia="HGSｺﾞｼｯｸM" w:hAnsi="Arial" w:cs="Arial"/>
          <w:szCs w:val="21"/>
        </w:rPr>
        <w:t>質感からも、</w:t>
      </w:r>
      <w:r w:rsidR="00ED4119">
        <w:rPr>
          <w:rFonts w:ascii="Arial" w:eastAsia="HGSｺﾞｼｯｸM" w:hAnsi="Arial" w:cs="Arial" w:hint="eastAsia"/>
          <w:color w:val="FF0000"/>
          <w:szCs w:val="21"/>
        </w:rPr>
        <w:t>田中の</w:t>
      </w:r>
      <w:r w:rsidR="00ED4119" w:rsidRPr="00482E93">
        <w:rPr>
          <w:rFonts w:ascii="Arial" w:eastAsia="HGSｺﾞｼｯｸM" w:hAnsi="Arial" w:cs="Arial"/>
          <w:szCs w:val="21"/>
        </w:rPr>
        <w:t>光への関心がうかがえます。</w:t>
      </w:r>
    </w:p>
    <w:p w14:paraId="3338CF8D" w14:textId="77777777" w:rsidR="00ED4119" w:rsidRDefault="00ED4119" w:rsidP="00ED4119">
      <w:pPr>
        <w:rPr>
          <w:rFonts w:ascii="Arial" w:eastAsia="HGSｺﾞｼｯｸM" w:hAnsi="Arial" w:cs="Arial"/>
          <w:szCs w:val="21"/>
        </w:rPr>
      </w:pPr>
    </w:p>
    <w:p w14:paraId="257F32C9" w14:textId="77777777" w:rsidR="00ED4119" w:rsidRPr="00482E93" w:rsidRDefault="00ED4119" w:rsidP="00ED4119">
      <w:pPr>
        <w:rPr>
          <w:rFonts w:ascii="Arial" w:eastAsia="HGSｺﾞｼｯｸM" w:hAnsi="Arial" w:cs="Arial"/>
          <w:szCs w:val="21"/>
        </w:rPr>
      </w:pPr>
    </w:p>
    <w:p w14:paraId="1BCC0557" w14:textId="33D7AAA5" w:rsidR="00ED4119" w:rsidRPr="00482E93" w:rsidRDefault="00356D77" w:rsidP="00ED4119">
      <w:pPr>
        <w:rPr>
          <w:rFonts w:ascii="Arial" w:eastAsia="HGSｺﾞｼｯｸM" w:hAnsi="Arial" w:cs="Arial"/>
          <w:szCs w:val="21"/>
        </w:rPr>
      </w:pPr>
      <w:ins w:id="244" w:author="TRIVECTOR" w:date="2026-03-03T15:38:00Z" w16du:dateUtc="2026-03-03T06:38:00Z">
        <w:r>
          <w:rPr>
            <w:rFonts w:ascii="Arial" w:eastAsia="HGSｺﾞｼｯｸM" w:hAnsi="Arial" w:cs="Arial" w:hint="eastAsia"/>
            <w:b/>
            <w:szCs w:val="21"/>
          </w:rPr>
          <w:t xml:space="preserve">55 </w:t>
        </w:r>
      </w:ins>
      <w:r w:rsidR="00ED4119" w:rsidRPr="00C977C6">
        <w:rPr>
          <w:rFonts w:ascii="Arial" w:eastAsia="HGSｺﾞｼｯｸM" w:hAnsi="Arial" w:cs="Arial" w:hint="eastAsia"/>
          <w:b/>
          <w:szCs w:val="21"/>
          <w:highlight w:val="magenta"/>
          <w:rPrChange w:id="245" w:author="TRIVECTOR" w:date="2026-03-03T15:58:00Z" w16du:dateUtc="2026-03-03T06:58:00Z">
            <w:rPr>
              <w:rFonts w:ascii="Arial" w:eastAsia="HGSｺﾞｼｯｸM" w:hAnsi="Arial" w:cs="Arial" w:hint="eastAsia"/>
              <w:b/>
              <w:szCs w:val="21"/>
            </w:rPr>
          </w:rPrChange>
        </w:rPr>
        <w:t>白髪一雄</w:t>
      </w:r>
      <w:r w:rsidR="00ED4119">
        <w:rPr>
          <w:rFonts w:ascii="Arial" w:eastAsia="HGSｺﾞｼｯｸM" w:hAnsi="Arial" w:cs="Arial" w:hint="eastAsia"/>
          <w:b/>
          <w:highlight w:val="yellow"/>
        </w:rPr>
        <w:t>，</w:t>
      </w:r>
      <w:r w:rsidR="00ED4119">
        <w:rPr>
          <w:rFonts w:ascii="Arial" w:eastAsia="HGSｺﾞｼｯｸM" w:hAnsi="Arial" w:cs="Arial" w:hint="eastAsia"/>
          <w:b/>
        </w:rPr>
        <w:t>作、</w:t>
      </w:r>
      <w:r w:rsidR="00ED4119" w:rsidRPr="00482E93">
        <w:rPr>
          <w:rFonts w:ascii="Arial" w:eastAsia="HGSｺﾞｼｯｸM" w:hAnsi="Arial" w:cs="Arial"/>
          <w:b/>
          <w:szCs w:val="21"/>
        </w:rPr>
        <w:t>《</w:t>
      </w:r>
      <w:commentRangeStart w:id="246"/>
      <w:r w:rsidR="00ED4119" w:rsidRPr="00482E93">
        <w:rPr>
          <w:rFonts w:ascii="Arial" w:eastAsia="HGSｺﾞｼｯｸM" w:hAnsi="Arial" w:cs="Arial"/>
          <w:b/>
          <w:szCs w:val="21"/>
        </w:rPr>
        <w:t>天損星浪裏白跳張順</w:t>
      </w:r>
      <w:commentRangeEnd w:id="246"/>
      <w:r w:rsidR="00ED4119" w:rsidRPr="00482E93">
        <w:rPr>
          <w:rStyle w:val="aa"/>
          <w:rFonts w:ascii="Arial" w:eastAsia="HGSｺﾞｼｯｸM" w:hAnsi="Arial" w:cs="Arial"/>
          <w:b/>
          <w:sz w:val="21"/>
          <w:szCs w:val="21"/>
        </w:rPr>
        <w:commentReference w:id="246"/>
      </w:r>
      <w:r w:rsidR="00ED4119" w:rsidRPr="00482E93">
        <w:rPr>
          <w:rFonts w:ascii="Arial" w:eastAsia="HGSｺﾞｼｯｸM" w:hAnsi="Arial" w:cs="Arial"/>
          <w:b/>
          <w:szCs w:val="21"/>
        </w:rPr>
        <w:t>》</w:t>
      </w:r>
      <w:r w:rsidR="00ED4119" w:rsidRPr="007F2CE1">
        <w:rPr>
          <w:rFonts w:ascii="Arial" w:eastAsia="HGSｺﾞｼｯｸM" w:hAnsi="Arial" w:cs="Arial" w:hint="eastAsia"/>
          <w:b/>
          <w:szCs w:val="21"/>
          <w:highlight w:val="yellow"/>
        </w:rPr>
        <w:t>。</w:t>
      </w:r>
      <w:r w:rsidR="00ED4119">
        <w:rPr>
          <w:rFonts w:ascii="Arial" w:eastAsia="HGSｺﾞｼｯｸM" w:hAnsi="Arial" w:cs="Arial" w:hint="eastAsia"/>
          <w:b/>
          <w:highlight w:val="yellow"/>
        </w:rPr>
        <w:t>，</w:t>
      </w:r>
      <w:r w:rsidR="00ED4119" w:rsidRPr="00482E93">
        <w:rPr>
          <w:rFonts w:ascii="Arial" w:eastAsia="HGSｺﾞｼｯｸM" w:hAnsi="Arial" w:cs="Arial"/>
          <w:szCs w:val="21"/>
        </w:rPr>
        <w:t>1950</w:t>
      </w:r>
      <w:r w:rsidR="00ED4119" w:rsidRPr="00482E93">
        <w:rPr>
          <w:rFonts w:ascii="Arial" w:eastAsia="HGSｺﾞｼｯｸM" w:hAnsi="Arial" w:cs="Arial"/>
          <w:szCs w:val="21"/>
        </w:rPr>
        <w:t>年代、戦後日本が復興を目指していた時代、美術界でも新しい芸術を作ろうという機運が高まっていました。</w:t>
      </w:r>
      <w:r w:rsidR="00ED4119" w:rsidRPr="00C977C6">
        <w:rPr>
          <w:rFonts w:ascii="Arial" w:eastAsia="HGSｺﾞｼｯｸM" w:hAnsi="Arial" w:cs="Arial" w:hint="eastAsia"/>
          <w:szCs w:val="21"/>
          <w:highlight w:val="magenta"/>
          <w:rPrChange w:id="247" w:author="TRIVECTOR" w:date="2026-03-03T15:58:00Z" w16du:dateUtc="2026-03-03T06:58:00Z">
            <w:rPr>
              <w:rFonts w:ascii="Arial" w:eastAsia="HGSｺﾞｼｯｸM" w:hAnsi="Arial" w:cs="Arial" w:hint="eastAsia"/>
              <w:szCs w:val="21"/>
            </w:rPr>
          </w:rPrChange>
        </w:rPr>
        <w:t>白髪一雄</w:t>
      </w:r>
      <w:r w:rsidR="00ED4119" w:rsidRPr="00482E93">
        <w:rPr>
          <w:rFonts w:ascii="Arial" w:eastAsia="HGSｺﾞｼｯｸM" w:hAnsi="Arial" w:cs="Arial"/>
          <w:szCs w:val="21"/>
        </w:rPr>
        <w:t>がたどり着いたのが、「足で描く」</w:t>
      </w:r>
      <w:r w:rsidR="00ED4119">
        <w:rPr>
          <w:rFonts w:ascii="Arial" w:eastAsia="HGSｺﾞｼｯｸM" w:hAnsi="Arial" w:cs="Arial" w:hint="eastAsia"/>
          <w:b/>
          <w:highlight w:val="yellow"/>
        </w:rPr>
        <w:t>，</w:t>
      </w:r>
      <w:r w:rsidR="00ED4119" w:rsidRPr="00482E93">
        <w:rPr>
          <w:rFonts w:ascii="Arial" w:eastAsia="HGSｺﾞｼｯｸM" w:hAnsi="Arial" w:cs="Arial"/>
          <w:szCs w:val="21"/>
        </w:rPr>
        <w:t>という手法です。床に広げた大きなキャンバスの上に</w:t>
      </w:r>
      <w:r w:rsidR="00ED4119">
        <w:rPr>
          <w:rFonts w:ascii="Arial" w:eastAsia="HGSｺﾞｼｯｸM" w:hAnsi="Arial" w:cs="Arial" w:hint="eastAsia"/>
          <w:b/>
          <w:highlight w:val="yellow"/>
        </w:rPr>
        <w:t>，</w:t>
      </w:r>
      <w:r w:rsidR="00ED4119" w:rsidRPr="00482E93">
        <w:rPr>
          <w:rFonts w:ascii="Arial" w:eastAsia="HGSｺﾞｼｯｸM" w:hAnsi="Arial" w:cs="Arial"/>
          <w:szCs w:val="21"/>
        </w:rPr>
        <w:t>絵の具の塊を置き、</w:t>
      </w:r>
      <w:commentRangeStart w:id="248"/>
      <w:r w:rsidR="00ED4119" w:rsidRPr="00F15474">
        <w:rPr>
          <w:rFonts w:ascii="Arial" w:eastAsia="HGSｺﾞｼｯｸM" w:hAnsi="Arial" w:cs="Arial" w:hint="eastAsia"/>
          <w:color w:val="FF0000"/>
          <w:szCs w:val="21"/>
        </w:rPr>
        <w:t>身体</w:t>
      </w:r>
      <w:commentRangeEnd w:id="248"/>
      <w:r w:rsidR="00ED4119" w:rsidRPr="00482E93">
        <w:rPr>
          <w:rStyle w:val="aa"/>
          <w:rFonts w:ascii="Arial" w:eastAsia="HGSｺﾞｼｯｸM" w:hAnsi="Arial" w:cs="Arial"/>
          <w:sz w:val="21"/>
          <w:szCs w:val="21"/>
        </w:rPr>
        <w:commentReference w:id="248"/>
      </w:r>
      <w:r w:rsidR="00ED4119" w:rsidRPr="00482E93">
        <w:rPr>
          <w:rFonts w:ascii="Arial" w:eastAsia="HGSｺﾞｼｯｸM" w:hAnsi="Arial" w:cs="Arial"/>
          <w:szCs w:val="21"/>
        </w:rPr>
        <w:t>をロープで支えながら</w:t>
      </w:r>
      <w:r w:rsidR="00ED4119" w:rsidRPr="00D80DA1">
        <w:rPr>
          <w:rFonts w:ascii="Arial" w:eastAsia="HGSｺﾞｼｯｸM" w:hAnsi="Arial" w:cs="Arial" w:hint="eastAsia"/>
          <w:szCs w:val="21"/>
        </w:rPr>
        <w:t>、</w:t>
      </w:r>
      <w:r w:rsidR="00ED4119" w:rsidRPr="00482E93">
        <w:rPr>
          <w:rFonts w:ascii="Arial" w:eastAsia="HGSｺﾞｼｯｸM" w:hAnsi="Arial" w:cs="Arial"/>
          <w:szCs w:val="21"/>
        </w:rPr>
        <w:t>素足で押し広げるという</w:t>
      </w:r>
      <w:commentRangeStart w:id="249"/>
      <w:r w:rsidR="00ED4119" w:rsidRPr="00482E93">
        <w:rPr>
          <w:rFonts w:ascii="Arial" w:eastAsia="HGSｺﾞｼｯｸM" w:hAnsi="Arial" w:cs="Arial"/>
          <w:szCs w:val="21"/>
        </w:rPr>
        <w:t>描</w:t>
      </w:r>
      <w:commentRangeEnd w:id="249"/>
      <w:r w:rsidR="00ED4119" w:rsidRPr="00482E93">
        <w:rPr>
          <w:rStyle w:val="aa"/>
          <w:rFonts w:ascii="Arial" w:eastAsia="HGSｺﾞｼｯｸM" w:hAnsi="Arial" w:cs="Arial"/>
          <w:sz w:val="21"/>
          <w:szCs w:val="21"/>
        </w:rPr>
        <w:commentReference w:id="249"/>
      </w:r>
      <w:r w:rsidR="00ED4119" w:rsidRPr="00482E93">
        <w:rPr>
          <w:rFonts w:ascii="Arial" w:eastAsia="HGSｺﾞｼｯｸM" w:hAnsi="Arial" w:cs="Arial"/>
          <w:szCs w:val="21"/>
        </w:rPr>
        <w:t>き方でした。</w:t>
      </w:r>
      <w:commentRangeStart w:id="250"/>
      <w:r w:rsidR="00ED4119" w:rsidRPr="00C977C6">
        <w:rPr>
          <w:rFonts w:ascii="Arial" w:eastAsia="HGSｺﾞｼｯｸM" w:hAnsi="Arial" w:cs="Arial" w:hint="eastAsia"/>
          <w:szCs w:val="21"/>
          <w:highlight w:val="magenta"/>
          <w:rPrChange w:id="251" w:author="TRIVECTOR" w:date="2026-03-03T15:58:00Z" w16du:dateUtc="2026-03-03T06:58:00Z">
            <w:rPr>
              <w:rFonts w:ascii="Arial" w:eastAsia="HGSｺﾞｼｯｸM" w:hAnsi="Arial" w:cs="Arial" w:hint="eastAsia"/>
              <w:szCs w:val="21"/>
            </w:rPr>
          </w:rPrChange>
        </w:rPr>
        <w:t>勢いのまま</w:t>
      </w:r>
      <w:commentRangeStart w:id="252"/>
      <w:r w:rsidR="00ED4119" w:rsidRPr="00C977C6">
        <w:rPr>
          <w:rFonts w:ascii="Arial" w:eastAsia="HGSｺﾞｼｯｸM" w:hAnsi="Arial" w:cs="Arial" w:hint="eastAsia"/>
          <w:szCs w:val="21"/>
          <w:highlight w:val="magenta"/>
          <w:rPrChange w:id="253" w:author="TRIVECTOR" w:date="2026-03-03T15:58:00Z" w16du:dateUtc="2026-03-03T06:58:00Z">
            <w:rPr>
              <w:rFonts w:ascii="Arial" w:eastAsia="HGSｺﾞｼｯｸM" w:hAnsi="Arial" w:cs="Arial" w:hint="eastAsia"/>
              <w:szCs w:val="21"/>
            </w:rPr>
          </w:rPrChange>
        </w:rPr>
        <w:t>画面外</w:t>
      </w:r>
      <w:commentRangeEnd w:id="252"/>
      <w:r w:rsidR="00ED4119" w:rsidRPr="00C977C6">
        <w:rPr>
          <w:rStyle w:val="aa"/>
          <w:rFonts w:ascii="Arial" w:eastAsia="HGSｺﾞｼｯｸM" w:hAnsi="Arial" w:cs="Arial" w:hint="eastAsia"/>
          <w:sz w:val="21"/>
          <w:szCs w:val="21"/>
          <w:highlight w:val="magenta"/>
          <w:rPrChange w:id="254" w:author="TRIVECTOR" w:date="2026-03-03T15:58:00Z" w16du:dateUtc="2026-03-03T06:58:00Z">
            <w:rPr>
              <w:rStyle w:val="aa"/>
              <w:rFonts w:ascii="Arial" w:eastAsia="HGSｺﾞｼｯｸM" w:hAnsi="Arial" w:cs="Arial" w:hint="eastAsia"/>
              <w:sz w:val="21"/>
              <w:szCs w:val="21"/>
            </w:rPr>
          </w:rPrChange>
        </w:rPr>
        <w:commentReference w:id="252"/>
      </w:r>
      <w:r w:rsidR="00ED4119" w:rsidRPr="00C977C6">
        <w:rPr>
          <w:rFonts w:ascii="Arial" w:eastAsia="HGSｺﾞｼｯｸM" w:hAnsi="Arial" w:cs="Arial" w:hint="eastAsia"/>
          <w:szCs w:val="21"/>
          <w:highlight w:val="magenta"/>
          <w:rPrChange w:id="255" w:author="TRIVECTOR" w:date="2026-03-03T15:58:00Z" w16du:dateUtc="2026-03-03T06:58:00Z">
            <w:rPr>
              <w:rFonts w:ascii="Arial" w:eastAsia="HGSｺﾞｼｯｸM" w:hAnsi="Arial" w:cs="Arial" w:hint="eastAsia"/>
              <w:szCs w:val="21"/>
            </w:rPr>
          </w:rPrChange>
        </w:rPr>
        <w:t>に</w:t>
      </w:r>
      <w:commentRangeEnd w:id="250"/>
      <w:r w:rsidR="00C977C6" w:rsidRPr="00482E93">
        <w:rPr>
          <w:rStyle w:val="aa"/>
          <w:rFonts w:ascii="Arial" w:eastAsia="HGSｺﾞｼｯｸM" w:hAnsi="Arial" w:cs="Arial"/>
          <w:sz w:val="21"/>
          <w:szCs w:val="21"/>
        </w:rPr>
        <w:commentReference w:id="250"/>
      </w:r>
      <w:r w:rsidR="00ED4119" w:rsidRPr="00482E93">
        <w:rPr>
          <w:rFonts w:ascii="Arial" w:eastAsia="HGSｺﾞｼｯｸM" w:hAnsi="Arial" w:cs="Arial"/>
          <w:szCs w:val="21"/>
        </w:rPr>
        <w:t>滑り出しそうになる</w:t>
      </w:r>
      <w:commentRangeStart w:id="256"/>
      <w:r w:rsidR="00ED4119" w:rsidRPr="00D80DA1">
        <w:rPr>
          <w:rFonts w:ascii="Arial" w:eastAsia="HGSｺﾞｼｯｸM" w:hAnsi="Arial" w:cs="Arial" w:hint="eastAsia"/>
          <w:color w:val="000000" w:themeColor="text1"/>
          <w:szCs w:val="21"/>
        </w:rPr>
        <w:t>身体</w:t>
      </w:r>
      <w:commentRangeEnd w:id="256"/>
      <w:r w:rsidR="00ED4119" w:rsidRPr="00482E93">
        <w:rPr>
          <w:rStyle w:val="aa"/>
          <w:rFonts w:ascii="Arial" w:eastAsia="HGSｺﾞｼｯｸM" w:hAnsi="Arial" w:cs="Arial"/>
          <w:sz w:val="21"/>
          <w:szCs w:val="21"/>
        </w:rPr>
        <w:commentReference w:id="256"/>
      </w:r>
      <w:r w:rsidR="00ED4119" w:rsidRPr="00482E93">
        <w:rPr>
          <w:rFonts w:ascii="Arial" w:eastAsia="HGSｺﾞｼｯｸM" w:hAnsi="Arial" w:cs="Arial"/>
          <w:szCs w:val="21"/>
        </w:rPr>
        <w:t>を</w:t>
      </w:r>
      <w:r w:rsidR="00ED4119">
        <w:rPr>
          <w:rFonts w:ascii="Arial" w:eastAsia="HGSｺﾞｼｯｸM" w:hAnsi="Arial" w:cs="Arial" w:hint="eastAsia"/>
          <w:b/>
          <w:highlight w:val="yellow"/>
        </w:rPr>
        <w:t>，</w:t>
      </w:r>
      <w:r w:rsidR="00ED4119" w:rsidRPr="00482E93">
        <w:rPr>
          <w:rFonts w:ascii="Arial" w:eastAsia="HGSｺﾞｼｯｸM" w:hAnsi="Arial" w:cs="Arial"/>
          <w:szCs w:val="21"/>
        </w:rPr>
        <w:t>画家としてコントロールする、無意識と意識の格闘の跡が、見る者を圧倒する絵画に結実しています。タイトルは、白髪が愛読していた中国の長編小説</w:t>
      </w:r>
      <w:r w:rsidR="00ED4119" w:rsidRPr="007F2CE1">
        <w:rPr>
          <w:rFonts w:ascii="Arial" w:eastAsia="HGSｺﾞｼｯｸM" w:hAnsi="Arial" w:cs="Arial" w:hint="eastAsia"/>
          <w:szCs w:val="21"/>
          <w:highlight w:val="yellow"/>
        </w:rPr>
        <w:t>，</w:t>
      </w:r>
      <w:r w:rsidR="00ED4119" w:rsidRPr="00482E93">
        <w:rPr>
          <w:rFonts w:ascii="Arial" w:eastAsia="HGSｺﾞｼｯｸM" w:hAnsi="Arial" w:cs="Arial"/>
          <w:szCs w:val="21"/>
        </w:rPr>
        <w:t>『</w:t>
      </w:r>
      <w:commentRangeStart w:id="257"/>
      <w:r w:rsidR="00ED4119" w:rsidRPr="00482E93">
        <w:rPr>
          <w:rFonts w:ascii="Arial" w:eastAsia="HGSｺﾞｼｯｸM" w:hAnsi="Arial" w:cs="Arial"/>
          <w:szCs w:val="21"/>
        </w:rPr>
        <w:t>水滸伝</w:t>
      </w:r>
      <w:commentRangeEnd w:id="257"/>
      <w:r w:rsidR="00ED4119" w:rsidRPr="00482E93">
        <w:rPr>
          <w:rStyle w:val="aa"/>
          <w:rFonts w:ascii="Arial" w:eastAsia="HGSｺﾞｼｯｸM" w:hAnsi="Arial" w:cs="Arial"/>
          <w:sz w:val="21"/>
          <w:szCs w:val="21"/>
        </w:rPr>
        <w:commentReference w:id="257"/>
      </w:r>
      <w:r w:rsidR="00ED4119" w:rsidRPr="00482E93">
        <w:rPr>
          <w:rFonts w:ascii="Arial" w:eastAsia="HGSｺﾞｼｯｸM" w:hAnsi="Arial" w:cs="Arial"/>
          <w:szCs w:val="21"/>
        </w:rPr>
        <w:t>』に登場する豪傑の名前に由来します。</w:t>
      </w:r>
    </w:p>
    <w:p w14:paraId="7CF5968B" w14:textId="77777777" w:rsidR="00ED4119" w:rsidRDefault="00ED4119" w:rsidP="00ED4119">
      <w:pPr>
        <w:rPr>
          <w:rFonts w:ascii="Arial" w:eastAsia="HGSｺﾞｼｯｸM" w:hAnsi="Arial" w:cs="Arial"/>
          <w:b/>
          <w:szCs w:val="21"/>
        </w:rPr>
      </w:pPr>
    </w:p>
    <w:p w14:paraId="749D5EAF" w14:textId="77777777" w:rsidR="00ED4119" w:rsidRPr="00482E93" w:rsidRDefault="00ED4119" w:rsidP="00ED4119">
      <w:pPr>
        <w:rPr>
          <w:rFonts w:ascii="Arial" w:eastAsia="HGSｺﾞｼｯｸM" w:hAnsi="Arial" w:cs="Arial"/>
          <w:b/>
          <w:szCs w:val="21"/>
        </w:rPr>
      </w:pPr>
    </w:p>
    <w:p w14:paraId="54465A15" w14:textId="48668F7B" w:rsidR="00ED4119" w:rsidRPr="00EF221A" w:rsidRDefault="00356D77" w:rsidP="00ED4119">
      <w:pPr>
        <w:rPr>
          <w:rFonts w:ascii="Arial" w:eastAsia="HGSｺﾞｼｯｸM" w:hAnsi="Arial" w:cs="Arial"/>
          <w:b/>
          <w:szCs w:val="21"/>
        </w:rPr>
      </w:pPr>
      <w:ins w:id="258" w:author="TRIVECTOR" w:date="2026-03-03T15:38:00Z" w16du:dateUtc="2026-03-03T06:38:00Z">
        <w:r>
          <w:rPr>
            <w:rFonts w:ascii="Arial" w:eastAsia="HGSｺﾞｼｯｸM" w:hAnsi="Arial" w:cs="Arial" w:hint="eastAsia"/>
            <w:b/>
            <w:szCs w:val="21"/>
          </w:rPr>
          <w:t xml:space="preserve">56 </w:t>
        </w:r>
      </w:ins>
      <w:r w:rsidR="00ED4119" w:rsidRPr="00482E93">
        <w:rPr>
          <w:rFonts w:ascii="Arial" w:eastAsia="HGSｺﾞｼｯｸM" w:hAnsi="Arial" w:cs="Arial"/>
          <w:b/>
          <w:szCs w:val="21"/>
        </w:rPr>
        <w:t>アリスの庭</w:t>
      </w:r>
      <w:r w:rsidR="00ED4119" w:rsidRPr="007F2CE1">
        <w:rPr>
          <w:rFonts w:ascii="Arial" w:eastAsia="HGSｺﾞｼｯｸM" w:hAnsi="Arial" w:cs="Arial" w:hint="eastAsia"/>
          <w:b/>
          <w:szCs w:val="21"/>
          <w:highlight w:val="yellow"/>
        </w:rPr>
        <w:t>。</w:t>
      </w:r>
      <w:r w:rsidR="00ED4119">
        <w:rPr>
          <w:rFonts w:ascii="Arial" w:eastAsia="HGSｺﾞｼｯｸM" w:hAnsi="Arial" w:cs="Arial" w:hint="eastAsia"/>
          <w:b/>
          <w:highlight w:val="yellow"/>
        </w:rPr>
        <w:t>，</w:t>
      </w:r>
      <w:r w:rsidR="00ED4119" w:rsidRPr="00482E93">
        <w:rPr>
          <w:rFonts w:ascii="Arial" w:eastAsia="HGSｺﾞｼｯｸM" w:hAnsi="Arial" w:cs="Arial"/>
          <w:szCs w:val="21"/>
        </w:rPr>
        <w:t>1990</w:t>
      </w:r>
      <w:r w:rsidR="00ED4119" w:rsidRPr="00482E93">
        <w:rPr>
          <w:rFonts w:ascii="Arial" w:eastAsia="HGSｺﾞｼｯｸM" w:hAnsi="Arial" w:cs="Arial"/>
          <w:szCs w:val="21"/>
        </w:rPr>
        <w:t>年、佐藤</w:t>
      </w:r>
      <w:commentRangeStart w:id="259"/>
      <w:r w:rsidR="00ED4119" w:rsidRPr="00482E93">
        <w:rPr>
          <w:rFonts w:ascii="Arial" w:eastAsia="HGSｺﾞｼｯｸM" w:hAnsi="Arial" w:cs="Arial"/>
          <w:szCs w:val="21"/>
        </w:rPr>
        <w:t>忠良</w:t>
      </w:r>
      <w:commentRangeEnd w:id="259"/>
      <w:r w:rsidR="00ED4119" w:rsidRPr="00482E93">
        <w:rPr>
          <w:rStyle w:val="aa"/>
          <w:rFonts w:ascii="Arial" w:eastAsia="HGSｺﾞｼｯｸM" w:hAnsi="Arial" w:cs="Arial"/>
          <w:sz w:val="21"/>
          <w:szCs w:val="21"/>
        </w:rPr>
        <w:commentReference w:id="259"/>
      </w:r>
      <w:r w:rsidR="00ED4119" w:rsidRPr="00482E93">
        <w:rPr>
          <w:rFonts w:ascii="Arial" w:eastAsia="HGSｺﾞｼｯｸM" w:hAnsi="Arial" w:cs="Arial"/>
          <w:szCs w:val="21"/>
        </w:rPr>
        <w:t>記念館の増設にともない、美術館正面から</w:t>
      </w:r>
      <w:commentRangeStart w:id="260"/>
      <w:r w:rsidR="00ED4119" w:rsidRPr="00482E93">
        <w:rPr>
          <w:rFonts w:ascii="Arial" w:eastAsia="HGSｺﾞｼｯｸM" w:hAnsi="Arial" w:cs="Arial"/>
          <w:szCs w:val="21"/>
        </w:rPr>
        <w:t>北庭</w:t>
      </w:r>
      <w:commentRangeEnd w:id="260"/>
      <w:r w:rsidR="009A36D8" w:rsidRPr="00482E93">
        <w:rPr>
          <w:rStyle w:val="aa"/>
          <w:rFonts w:ascii="Arial" w:eastAsia="HGSｺﾞｼｯｸM" w:hAnsi="Arial" w:cs="Arial"/>
          <w:sz w:val="21"/>
          <w:szCs w:val="21"/>
        </w:rPr>
        <w:commentReference w:id="260"/>
      </w:r>
      <w:r w:rsidR="00ED4119" w:rsidRPr="00482E93">
        <w:rPr>
          <w:rFonts w:ascii="Arial" w:eastAsia="HGSｺﾞｼｯｸM" w:hAnsi="Arial" w:cs="Arial"/>
          <w:szCs w:val="21"/>
        </w:rPr>
        <w:t>へ続く遊歩道ができました。巨大なミラーガラスに、ウサギや猫の彫刻が映り込む光景から、ルイ</w:t>
      </w:r>
      <w:r w:rsidR="00ED4119" w:rsidRPr="00482E93">
        <w:rPr>
          <w:rFonts w:ascii="Arial" w:eastAsia="HGSｺﾞｼｯｸM" w:hAnsi="Arial" w:cs="Arial"/>
          <w:szCs w:val="21"/>
        </w:rPr>
        <w:lastRenderedPageBreak/>
        <w:t>スキャロルの『</w:t>
      </w:r>
      <w:r w:rsidR="00ED4119" w:rsidRPr="009A36D8">
        <w:rPr>
          <w:rFonts w:ascii="Arial" w:eastAsia="HGSｺﾞｼｯｸM" w:hAnsi="Arial" w:cs="Arial" w:hint="eastAsia"/>
          <w:szCs w:val="21"/>
          <w:highlight w:val="magenta"/>
          <w:rPrChange w:id="261" w:author="TRIVECTOR" w:date="2026-03-03T16:00:00Z" w16du:dateUtc="2026-03-03T07:00:00Z">
            <w:rPr>
              <w:rFonts w:ascii="Arial" w:eastAsia="HGSｺﾞｼｯｸM" w:hAnsi="Arial" w:cs="Arial" w:hint="eastAsia"/>
              <w:szCs w:val="21"/>
            </w:rPr>
          </w:rPrChange>
        </w:rPr>
        <w:t>鏡の国</w:t>
      </w:r>
      <w:r w:rsidR="00ED4119" w:rsidRPr="00482E93">
        <w:rPr>
          <w:rFonts w:ascii="Arial" w:eastAsia="HGSｺﾞｼｯｸM" w:hAnsi="Arial" w:cs="Arial"/>
          <w:szCs w:val="21"/>
        </w:rPr>
        <w:t>のアリス』が連想され、「アリスの庭」と名付けられました。</w:t>
      </w:r>
      <w:r w:rsidR="00ED4119">
        <w:rPr>
          <w:rFonts w:ascii="Arial" w:eastAsia="HGSｺﾞｼｯｸM" w:hAnsi="Arial" w:cs="Arial" w:hint="eastAsia"/>
          <w:b/>
          <w:highlight w:val="yellow"/>
        </w:rPr>
        <w:t>，</w:t>
      </w:r>
      <w:r w:rsidR="00ED4119" w:rsidRPr="00482E93">
        <w:rPr>
          <w:rFonts w:ascii="Arial" w:eastAsia="HGSｺﾞｼｯｸM" w:hAnsi="Arial" w:cs="Arial"/>
          <w:szCs w:val="21"/>
        </w:rPr>
        <w:t>ア</w:t>
      </w:r>
      <w:r w:rsidR="00ED4119" w:rsidRPr="009A36D8">
        <w:rPr>
          <w:rFonts w:ascii="Arial" w:eastAsia="HGSｺﾞｼｯｸM" w:hAnsi="Arial" w:cs="Arial" w:hint="eastAsia"/>
          <w:szCs w:val="21"/>
          <w:highlight w:val="magenta"/>
          <w:rPrChange w:id="262" w:author="TRIVECTOR" w:date="2026-03-03T16:00:00Z" w16du:dateUtc="2026-03-03T07:00:00Z">
            <w:rPr>
              <w:rFonts w:ascii="Arial" w:eastAsia="HGSｺﾞｼｯｸM" w:hAnsi="Arial" w:cs="Arial" w:hint="eastAsia"/>
              <w:szCs w:val="21"/>
            </w:rPr>
          </w:rPrChange>
        </w:rPr>
        <w:t>リスの庭</w:t>
      </w:r>
      <w:r w:rsidR="00ED4119" w:rsidRPr="00482E93">
        <w:rPr>
          <w:rFonts w:ascii="Arial" w:eastAsia="HGSｺﾞｼｯｸM" w:hAnsi="Arial" w:cs="Arial"/>
          <w:szCs w:val="21"/>
        </w:rPr>
        <w:t>には、子どもや動物、ファンタジーといった親しみやすいテーマによる彫刻</w:t>
      </w:r>
      <w:r w:rsidR="00ED4119" w:rsidRPr="00482E93">
        <w:rPr>
          <w:rFonts w:ascii="Arial" w:eastAsia="HGSｺﾞｼｯｸM" w:hAnsi="Arial" w:cs="Arial"/>
          <w:szCs w:val="21"/>
        </w:rPr>
        <w:t>13</w:t>
      </w:r>
      <w:r w:rsidR="00ED4119" w:rsidRPr="00482E93">
        <w:rPr>
          <w:rFonts w:ascii="Arial" w:eastAsia="HGSｺﾞｼｯｸM" w:hAnsi="Arial" w:cs="Arial"/>
          <w:szCs w:val="21"/>
        </w:rPr>
        <w:t>点が設置されています</w:t>
      </w:r>
      <w:r w:rsidR="00ED4119" w:rsidRPr="009A36D8">
        <w:rPr>
          <w:rFonts w:ascii="Arial" w:eastAsia="HGSｺﾞｼｯｸM" w:hAnsi="Arial" w:cs="Arial" w:hint="eastAsia"/>
          <w:szCs w:val="21"/>
          <w:highlight w:val="magenta"/>
          <w:rPrChange w:id="263" w:author="TRIVECTOR" w:date="2026-03-03T16:01:00Z" w16du:dateUtc="2026-03-03T07:01:00Z">
            <w:rPr>
              <w:rFonts w:ascii="Arial" w:eastAsia="HGSｺﾞｼｯｸM" w:hAnsi="Arial" w:cs="Arial" w:hint="eastAsia"/>
              <w:szCs w:val="21"/>
            </w:rPr>
          </w:rPrChange>
        </w:rPr>
        <w:t>。佐藤</w:t>
      </w:r>
      <w:commentRangeStart w:id="264"/>
      <w:r w:rsidR="00ED4119" w:rsidRPr="009A36D8">
        <w:rPr>
          <w:rFonts w:ascii="Arial" w:eastAsia="HGSｺﾞｼｯｸM" w:hAnsi="Arial" w:cs="Arial" w:hint="eastAsia"/>
          <w:szCs w:val="21"/>
          <w:highlight w:val="magenta"/>
          <w:rPrChange w:id="265" w:author="TRIVECTOR" w:date="2026-03-03T16:01:00Z" w16du:dateUtc="2026-03-03T07:01:00Z">
            <w:rPr>
              <w:rFonts w:ascii="Arial" w:eastAsia="HGSｺﾞｼｯｸM" w:hAnsi="Arial" w:cs="Arial" w:hint="eastAsia"/>
              <w:szCs w:val="21"/>
            </w:rPr>
          </w:rPrChange>
        </w:rPr>
        <w:t>忠良</w:t>
      </w:r>
      <w:commentRangeEnd w:id="264"/>
      <w:r w:rsidR="00ED4119" w:rsidRPr="00482E93">
        <w:rPr>
          <w:rStyle w:val="aa"/>
          <w:rFonts w:ascii="Arial" w:eastAsia="HGSｺﾞｼｯｸM" w:hAnsi="Arial" w:cs="Arial"/>
          <w:sz w:val="21"/>
          <w:szCs w:val="21"/>
        </w:rPr>
        <w:commentReference w:id="264"/>
      </w:r>
      <w:r w:rsidR="00ED4119" w:rsidRPr="00482E93">
        <w:rPr>
          <w:rFonts w:ascii="Arial" w:eastAsia="HGSｺﾞｼｯｸM" w:hAnsi="Arial" w:cs="Arial"/>
          <w:szCs w:val="21"/>
        </w:rPr>
        <w:t>を中心に、佐藤とゆかりの深い</w:t>
      </w:r>
      <w:commentRangeStart w:id="266"/>
      <w:r w:rsidR="00ED4119" w:rsidRPr="009A36D8">
        <w:rPr>
          <w:rFonts w:ascii="Arial" w:eastAsia="HGSｺﾞｼｯｸM" w:hAnsi="Arial" w:cs="Arial" w:hint="eastAsia"/>
          <w:szCs w:val="21"/>
          <w:highlight w:val="magenta"/>
          <w:rPrChange w:id="267" w:author="TRIVECTOR" w:date="2026-03-03T16:01:00Z" w16du:dateUtc="2026-03-03T07:01:00Z">
            <w:rPr>
              <w:rFonts w:ascii="Arial" w:eastAsia="HGSｺﾞｼｯｸM" w:hAnsi="Arial" w:cs="Arial" w:hint="eastAsia"/>
              <w:szCs w:val="21"/>
            </w:rPr>
          </w:rPrChange>
        </w:rPr>
        <w:t>柳原義達</w:t>
      </w:r>
      <w:commentRangeEnd w:id="266"/>
      <w:r w:rsidR="00ED4119" w:rsidRPr="009A36D8">
        <w:rPr>
          <w:rStyle w:val="aa"/>
          <w:rFonts w:ascii="Arial" w:eastAsia="HGSｺﾞｼｯｸM" w:hAnsi="Arial" w:cs="Arial" w:hint="eastAsia"/>
          <w:sz w:val="21"/>
          <w:szCs w:val="21"/>
          <w:highlight w:val="magenta"/>
          <w:rPrChange w:id="268" w:author="TRIVECTOR" w:date="2026-03-03T16:01:00Z" w16du:dateUtc="2026-03-03T07:01:00Z">
            <w:rPr>
              <w:rStyle w:val="aa"/>
              <w:rFonts w:ascii="Arial" w:eastAsia="HGSｺﾞｼｯｸM" w:hAnsi="Arial" w:cs="Arial" w:hint="eastAsia"/>
              <w:sz w:val="21"/>
              <w:szCs w:val="21"/>
            </w:rPr>
          </w:rPrChange>
        </w:rPr>
        <w:commentReference w:id="266"/>
      </w:r>
      <w:r w:rsidR="00ED4119" w:rsidRPr="009A36D8">
        <w:rPr>
          <w:rFonts w:ascii="Arial" w:eastAsia="HGSｺﾞｼｯｸM" w:hAnsi="Arial" w:cs="Arial" w:hint="eastAsia"/>
          <w:szCs w:val="21"/>
          <w:highlight w:val="magenta"/>
          <w:rPrChange w:id="269" w:author="TRIVECTOR" w:date="2026-03-03T16:01:00Z" w16du:dateUtc="2026-03-03T07:01:00Z">
            <w:rPr>
              <w:rFonts w:ascii="Arial" w:eastAsia="HGSｺﾞｼｯｸM" w:hAnsi="Arial" w:cs="Arial" w:hint="eastAsia"/>
              <w:szCs w:val="21"/>
            </w:rPr>
          </w:rPrChange>
        </w:rPr>
        <w:t>や</w:t>
      </w:r>
      <w:commentRangeStart w:id="270"/>
      <w:r w:rsidR="00ED4119" w:rsidRPr="009A36D8">
        <w:rPr>
          <w:rFonts w:ascii="Arial" w:eastAsia="HGSｺﾞｼｯｸM" w:hAnsi="Arial" w:cs="Arial" w:hint="eastAsia"/>
          <w:szCs w:val="21"/>
          <w:highlight w:val="magenta"/>
          <w:rPrChange w:id="271" w:author="TRIVECTOR" w:date="2026-03-03T16:01:00Z" w16du:dateUtc="2026-03-03T07:01:00Z">
            <w:rPr>
              <w:rFonts w:ascii="Arial" w:eastAsia="HGSｺﾞｼｯｸM" w:hAnsi="Arial" w:cs="Arial" w:hint="eastAsia"/>
              <w:szCs w:val="21"/>
            </w:rPr>
          </w:rPrChange>
        </w:rPr>
        <w:t>舟越保武</w:t>
      </w:r>
      <w:commentRangeEnd w:id="270"/>
      <w:r w:rsidR="00ED4119" w:rsidRPr="00482E93">
        <w:rPr>
          <w:rStyle w:val="aa"/>
          <w:rFonts w:ascii="Arial" w:eastAsia="HGSｺﾞｼｯｸM" w:hAnsi="Arial" w:cs="Arial"/>
          <w:sz w:val="21"/>
          <w:szCs w:val="21"/>
        </w:rPr>
        <w:commentReference w:id="270"/>
      </w:r>
      <w:r w:rsidR="00ED4119" w:rsidRPr="00482E93">
        <w:rPr>
          <w:rFonts w:ascii="Arial" w:eastAsia="HGSｺﾞｼｯｸM" w:hAnsi="Arial" w:cs="Arial"/>
          <w:szCs w:val="21"/>
        </w:rPr>
        <w:t>、海外からはボリューム感たっぷりのフォルムで知られるフェルナンドボテロや、ユーモラスなウサギの作品が印象的なバリーフラナガンなどの彫刻が選定されています。</w:t>
      </w:r>
    </w:p>
    <w:p w14:paraId="29FAB0DF" w14:textId="77777777" w:rsidR="00ED4119" w:rsidRDefault="00ED4119" w:rsidP="00ED4119">
      <w:pPr>
        <w:rPr>
          <w:rFonts w:ascii="Arial" w:eastAsia="HGSｺﾞｼｯｸM" w:hAnsi="Arial" w:cs="Arial"/>
          <w:b/>
          <w:szCs w:val="21"/>
        </w:rPr>
      </w:pPr>
    </w:p>
    <w:p w14:paraId="11601B4E" w14:textId="77777777" w:rsidR="00ED4119" w:rsidRPr="00482E93" w:rsidRDefault="00ED4119" w:rsidP="00ED4119">
      <w:pPr>
        <w:rPr>
          <w:rFonts w:ascii="Arial" w:eastAsia="HGSｺﾞｼｯｸM" w:hAnsi="Arial" w:cs="Arial"/>
          <w:b/>
          <w:szCs w:val="21"/>
        </w:rPr>
      </w:pPr>
    </w:p>
    <w:p w14:paraId="2F042CF8" w14:textId="11A14726" w:rsidR="00ED4119" w:rsidRPr="00482E93" w:rsidRDefault="00356D77" w:rsidP="00ED4119">
      <w:pPr>
        <w:rPr>
          <w:rFonts w:ascii="Arial" w:eastAsia="HGSｺﾞｼｯｸM" w:hAnsi="Arial" w:cs="Arial"/>
          <w:szCs w:val="21"/>
        </w:rPr>
      </w:pPr>
      <w:ins w:id="272" w:author="TRIVECTOR" w:date="2026-03-03T15:38:00Z" w16du:dateUtc="2026-03-03T06:38:00Z">
        <w:r>
          <w:rPr>
            <w:rFonts w:ascii="Arial" w:eastAsia="HGSｺﾞｼｯｸM" w:hAnsi="Arial" w:cs="Arial" w:hint="eastAsia"/>
            <w:b/>
            <w:bCs/>
            <w:szCs w:val="21"/>
          </w:rPr>
          <w:t xml:space="preserve">57 </w:t>
        </w:r>
      </w:ins>
      <w:r w:rsidR="00ED4119" w:rsidRPr="00482E93">
        <w:rPr>
          <w:rFonts w:ascii="Arial" w:eastAsia="HGSｺﾞｼｯｸM" w:hAnsi="Arial" w:cs="Arial"/>
          <w:b/>
          <w:bCs/>
          <w:szCs w:val="21"/>
        </w:rPr>
        <w:t>佐藤</w:t>
      </w:r>
      <w:commentRangeStart w:id="273"/>
      <w:r w:rsidR="00ED4119" w:rsidRPr="00482E93">
        <w:rPr>
          <w:rFonts w:ascii="Arial" w:eastAsia="HGSｺﾞｼｯｸM" w:hAnsi="Arial" w:cs="Arial"/>
          <w:b/>
          <w:bCs/>
          <w:szCs w:val="21"/>
        </w:rPr>
        <w:t>忠良</w:t>
      </w:r>
      <w:commentRangeEnd w:id="273"/>
      <w:r w:rsidR="00ED4119" w:rsidRPr="00482E93">
        <w:rPr>
          <w:rStyle w:val="aa"/>
          <w:rFonts w:ascii="Arial" w:eastAsia="HGSｺﾞｼｯｸM" w:hAnsi="Arial" w:cs="Arial"/>
          <w:b/>
          <w:bCs/>
          <w:sz w:val="21"/>
          <w:szCs w:val="21"/>
        </w:rPr>
        <w:commentReference w:id="273"/>
      </w:r>
      <w:r w:rsidR="00ED4119" w:rsidRPr="00482E93">
        <w:rPr>
          <w:rFonts w:ascii="Arial" w:eastAsia="HGSｺﾞｼｯｸM" w:hAnsi="Arial" w:cs="Arial"/>
          <w:b/>
          <w:bCs/>
          <w:szCs w:val="21"/>
        </w:rPr>
        <w:t>記念館</w:t>
      </w:r>
      <w:r w:rsidR="00ED4119" w:rsidRPr="007F2CE1">
        <w:rPr>
          <w:rFonts w:ascii="Arial" w:eastAsia="HGSｺﾞｼｯｸM" w:hAnsi="Arial" w:cs="Arial" w:hint="eastAsia"/>
          <w:b/>
          <w:bCs/>
          <w:szCs w:val="21"/>
          <w:highlight w:val="yellow"/>
        </w:rPr>
        <w:t>。</w:t>
      </w:r>
      <w:r w:rsidR="00ED4119" w:rsidRPr="00EF221A">
        <w:rPr>
          <w:rFonts w:ascii="Arial" w:eastAsia="HGSｺﾞｼｯｸM" w:hAnsi="Arial" w:cs="Arial" w:hint="eastAsia"/>
          <w:szCs w:val="21"/>
          <w:highlight w:val="yellow"/>
        </w:rPr>
        <w:t>，</w:t>
      </w:r>
      <w:r w:rsidR="00ED4119" w:rsidRPr="00482E93">
        <w:rPr>
          <w:rFonts w:ascii="Arial" w:eastAsia="HGSｺﾞｼｯｸM" w:hAnsi="Arial" w:cs="Arial"/>
          <w:szCs w:val="21"/>
        </w:rPr>
        <w:t>宮城県出身の彫刻家・佐藤</w:t>
      </w:r>
      <w:commentRangeStart w:id="274"/>
      <w:r w:rsidR="00ED4119" w:rsidRPr="00482E93">
        <w:rPr>
          <w:rFonts w:ascii="Arial" w:eastAsia="HGSｺﾞｼｯｸM" w:hAnsi="Arial" w:cs="Arial"/>
          <w:b/>
          <w:bCs/>
          <w:szCs w:val="21"/>
        </w:rPr>
        <w:t>忠良</w:t>
      </w:r>
      <w:commentRangeEnd w:id="274"/>
      <w:r w:rsidR="00ED4119" w:rsidRPr="00482E93">
        <w:rPr>
          <w:rStyle w:val="aa"/>
          <w:rFonts w:ascii="Arial" w:eastAsia="HGSｺﾞｼｯｸM" w:hAnsi="Arial" w:cs="Arial"/>
          <w:sz w:val="21"/>
          <w:szCs w:val="21"/>
        </w:rPr>
        <w:commentReference w:id="274"/>
      </w:r>
      <w:r w:rsidR="00ED4119" w:rsidRPr="00482E93">
        <w:rPr>
          <w:rFonts w:ascii="Arial" w:eastAsia="HGSｺﾞｼｯｸM" w:hAnsi="Arial" w:cs="Arial"/>
          <w:szCs w:val="21"/>
        </w:rPr>
        <w:t>は、内面性を感じさせる</w:t>
      </w:r>
      <w:commentRangeStart w:id="275"/>
      <w:commentRangeStart w:id="276"/>
      <w:r w:rsidR="00ED4119" w:rsidRPr="00482E93">
        <w:rPr>
          <w:rFonts w:ascii="Arial" w:eastAsia="HGSｺﾞｼｯｸM" w:hAnsi="Arial" w:cs="Arial"/>
          <w:szCs w:val="21"/>
        </w:rPr>
        <w:t>頭像</w:t>
      </w:r>
      <w:commentRangeEnd w:id="276"/>
      <w:r w:rsidR="00ED4119" w:rsidRPr="00482E93">
        <w:rPr>
          <w:rStyle w:val="aa"/>
          <w:rFonts w:ascii="Arial" w:eastAsia="HGSｺﾞｼｯｸM" w:hAnsi="Arial" w:cs="Arial"/>
          <w:sz w:val="21"/>
          <w:szCs w:val="21"/>
        </w:rPr>
        <w:commentReference w:id="276"/>
      </w:r>
      <w:commentRangeEnd w:id="275"/>
      <w:r w:rsidR="009A36D8" w:rsidRPr="00482E93">
        <w:rPr>
          <w:rStyle w:val="aa"/>
          <w:rFonts w:ascii="Arial" w:eastAsia="HGSｺﾞｼｯｸM" w:hAnsi="Arial" w:cs="Arial"/>
          <w:sz w:val="21"/>
          <w:szCs w:val="21"/>
        </w:rPr>
        <w:commentReference w:id="275"/>
      </w:r>
      <w:r w:rsidR="00ED4119" w:rsidRPr="00482E93">
        <w:rPr>
          <w:rFonts w:ascii="Arial" w:eastAsia="HGSｺﾞｼｯｸM" w:hAnsi="Arial" w:cs="Arial"/>
          <w:szCs w:val="21"/>
        </w:rPr>
        <w:t>や、現代的な衣服を身にまとった女性像を生み出し、戦後の日本彫刻史に大きな</w:t>
      </w:r>
      <w:commentRangeStart w:id="277"/>
      <w:commentRangeStart w:id="278"/>
      <w:r w:rsidR="00ED4119" w:rsidRPr="00482E93">
        <w:rPr>
          <w:rFonts w:ascii="Arial" w:eastAsia="HGSｺﾞｼｯｸM" w:hAnsi="Arial" w:cs="Arial"/>
          <w:szCs w:val="21"/>
        </w:rPr>
        <w:t>足跡</w:t>
      </w:r>
      <w:commentRangeEnd w:id="278"/>
      <w:r w:rsidR="00ED4119" w:rsidRPr="00482E93">
        <w:rPr>
          <w:rStyle w:val="aa"/>
          <w:rFonts w:ascii="Arial" w:eastAsia="HGSｺﾞｼｯｸM" w:hAnsi="Arial" w:cs="Arial"/>
          <w:sz w:val="21"/>
          <w:szCs w:val="21"/>
        </w:rPr>
        <w:commentReference w:id="278"/>
      </w:r>
      <w:commentRangeEnd w:id="277"/>
      <w:r w:rsidR="009A36D8" w:rsidRPr="00482E93">
        <w:rPr>
          <w:rStyle w:val="aa"/>
          <w:rFonts w:ascii="Arial" w:eastAsia="HGSｺﾞｼｯｸM" w:hAnsi="Arial" w:cs="Arial"/>
          <w:sz w:val="21"/>
          <w:szCs w:val="21"/>
        </w:rPr>
        <w:commentReference w:id="277"/>
      </w:r>
      <w:r w:rsidR="00ED4119" w:rsidRPr="00482E93">
        <w:rPr>
          <w:rFonts w:ascii="Arial" w:eastAsia="HGSｺﾞｼｯｸM" w:hAnsi="Arial" w:cs="Arial"/>
          <w:szCs w:val="21"/>
        </w:rPr>
        <w:t>を残しました。出版挿絵の分野では、絵本や教科書で知られる</w:t>
      </w:r>
      <w:r w:rsidR="00ED4119" w:rsidRPr="00EF221A">
        <w:rPr>
          <w:rFonts w:ascii="Arial" w:eastAsia="HGSｺﾞｼｯｸM" w:hAnsi="Arial" w:cs="Arial" w:hint="eastAsia"/>
          <w:szCs w:val="21"/>
          <w:highlight w:val="yellow"/>
        </w:rPr>
        <w:t>，</w:t>
      </w:r>
      <w:r w:rsidR="00ED4119" w:rsidRPr="00482E93">
        <w:rPr>
          <w:rFonts w:ascii="Arial" w:eastAsia="HGSｺﾞｼｯｸM" w:hAnsi="Arial" w:cs="Arial"/>
          <w:szCs w:val="21"/>
        </w:rPr>
        <w:t>『</w:t>
      </w:r>
      <w:r w:rsidR="00ED4119" w:rsidRPr="009A36D8">
        <w:rPr>
          <w:rFonts w:ascii="Arial" w:eastAsia="HGSｺﾞｼｯｸM" w:hAnsi="Arial" w:cs="Arial" w:hint="eastAsia"/>
          <w:szCs w:val="21"/>
          <w:highlight w:val="magenta"/>
          <w:rPrChange w:id="279" w:author="TRIVECTOR" w:date="2026-03-03T16:02:00Z" w16du:dateUtc="2026-03-03T07:02:00Z">
            <w:rPr>
              <w:rFonts w:ascii="Arial" w:eastAsia="HGSｺﾞｼｯｸM" w:hAnsi="Arial" w:cs="Arial" w:hint="eastAsia"/>
              <w:szCs w:val="21"/>
            </w:rPr>
          </w:rPrChange>
        </w:rPr>
        <w:t>おおきな</w:t>
      </w:r>
      <w:r w:rsidR="00ED4119" w:rsidRPr="00482E93">
        <w:rPr>
          <w:rFonts w:ascii="Arial" w:eastAsia="HGSｺﾞｼｯｸM" w:hAnsi="Arial" w:cs="Arial"/>
          <w:szCs w:val="21"/>
        </w:rPr>
        <w:t>かぶ』の絵を</w:t>
      </w:r>
      <w:commentRangeStart w:id="280"/>
      <w:r w:rsidR="00ED4119" w:rsidRPr="00482E93">
        <w:rPr>
          <w:rFonts w:ascii="Arial" w:eastAsia="HGSｺﾞｼｯｸM" w:hAnsi="Arial" w:cs="Arial"/>
          <w:szCs w:val="21"/>
        </w:rPr>
        <w:t>描</w:t>
      </w:r>
      <w:commentRangeEnd w:id="280"/>
      <w:r w:rsidR="00ED4119" w:rsidRPr="00482E93">
        <w:rPr>
          <w:rStyle w:val="aa"/>
          <w:rFonts w:ascii="Arial" w:eastAsia="HGSｺﾞｼｯｸM" w:hAnsi="Arial" w:cs="Arial"/>
          <w:sz w:val="21"/>
          <w:szCs w:val="21"/>
        </w:rPr>
        <w:commentReference w:id="280"/>
      </w:r>
      <w:r w:rsidR="00ED4119" w:rsidRPr="00482E93">
        <w:rPr>
          <w:rFonts w:ascii="Arial" w:eastAsia="HGSｺﾞｼｯｸM" w:hAnsi="Arial" w:cs="Arial"/>
          <w:szCs w:val="21"/>
        </w:rPr>
        <w:t>きました。</w:t>
      </w:r>
      <w:r w:rsidR="00ED4119" w:rsidRPr="00EF221A">
        <w:rPr>
          <w:rFonts w:ascii="Arial" w:eastAsia="HGSｺﾞｼｯｸM" w:hAnsi="Arial" w:cs="Arial" w:hint="eastAsia"/>
          <w:szCs w:val="21"/>
          <w:highlight w:val="yellow"/>
        </w:rPr>
        <w:t>，</w:t>
      </w:r>
      <w:r w:rsidR="00ED4119" w:rsidRPr="00482E93">
        <w:rPr>
          <w:rFonts w:ascii="Arial" w:eastAsia="HGSｺﾞｼｯｸM" w:hAnsi="Arial" w:cs="Arial"/>
          <w:szCs w:val="21"/>
        </w:rPr>
        <w:t>佐藤</w:t>
      </w:r>
      <w:commentRangeStart w:id="281"/>
      <w:r w:rsidR="00ED4119" w:rsidRPr="00482E93">
        <w:rPr>
          <w:rFonts w:ascii="Arial" w:eastAsia="HGSｺﾞｼｯｸM" w:hAnsi="Arial" w:cs="Arial"/>
          <w:b/>
          <w:bCs/>
          <w:szCs w:val="21"/>
        </w:rPr>
        <w:t>忠良</w:t>
      </w:r>
      <w:commentRangeEnd w:id="281"/>
      <w:r w:rsidR="00ED4119" w:rsidRPr="00482E93">
        <w:rPr>
          <w:rStyle w:val="aa"/>
          <w:rFonts w:ascii="Arial" w:eastAsia="HGSｺﾞｼｯｸM" w:hAnsi="Arial" w:cs="Arial"/>
          <w:sz w:val="21"/>
          <w:szCs w:val="21"/>
        </w:rPr>
        <w:commentReference w:id="281"/>
      </w:r>
      <w:r w:rsidR="00ED4119" w:rsidRPr="00482E93">
        <w:rPr>
          <w:rFonts w:ascii="Arial" w:eastAsia="HGSｺﾞｼｯｸM" w:hAnsi="Arial" w:cs="Arial"/>
          <w:szCs w:val="21"/>
        </w:rPr>
        <w:t>記念館の展示室では、本館の展示室とは違って</w:t>
      </w:r>
      <w:r w:rsidR="00ED4119" w:rsidRPr="009A36D8">
        <w:rPr>
          <w:rFonts w:ascii="Arial" w:eastAsia="HGSｺﾞｼｯｸM" w:hAnsi="Arial" w:cs="Arial" w:hint="eastAsia"/>
          <w:szCs w:val="21"/>
          <w:highlight w:val="magenta"/>
          <w:rPrChange w:id="282" w:author="TRIVECTOR" w:date="2026-03-03T16:03:00Z" w16du:dateUtc="2026-03-03T07:03:00Z">
            <w:rPr>
              <w:rFonts w:ascii="Arial" w:eastAsia="HGSｺﾞｼｯｸM" w:hAnsi="Arial" w:cs="Arial" w:hint="eastAsia"/>
              <w:szCs w:val="21"/>
            </w:rPr>
          </w:rPrChange>
        </w:rPr>
        <w:t>外光が</w:t>
      </w:r>
      <w:r w:rsidR="00ED4119" w:rsidRPr="00482E93">
        <w:rPr>
          <w:rFonts w:ascii="Arial" w:eastAsia="HGSｺﾞｼｯｸM" w:hAnsi="Arial" w:cs="Arial"/>
          <w:szCs w:val="21"/>
        </w:rPr>
        <w:t>差し込んでいます。第</w:t>
      </w:r>
      <w:r w:rsidR="00ED4119" w:rsidRPr="00482E93">
        <w:rPr>
          <w:rFonts w:ascii="Arial" w:eastAsia="HGSｺﾞｼｯｸM" w:hAnsi="Arial" w:cs="Arial"/>
          <w:szCs w:val="21"/>
        </w:rPr>
        <w:t>2</w:t>
      </w:r>
      <w:r w:rsidR="00ED4119" w:rsidRPr="00482E93">
        <w:rPr>
          <w:rFonts w:ascii="Arial" w:eastAsia="HGSｺﾞｼｯｸM" w:hAnsi="Arial" w:cs="Arial"/>
          <w:szCs w:val="21"/>
        </w:rPr>
        <w:t>展示室の窓からは</w:t>
      </w:r>
      <w:r w:rsidR="00ED4119" w:rsidRPr="009A36D8">
        <w:rPr>
          <w:rFonts w:ascii="Arial" w:eastAsia="HGSｺﾞｼｯｸM" w:hAnsi="Arial" w:cs="Arial" w:hint="eastAsia"/>
          <w:szCs w:val="21"/>
          <w:highlight w:val="magenta"/>
          <w:rPrChange w:id="283" w:author="TRIVECTOR" w:date="2026-03-03T16:03:00Z" w16du:dateUtc="2026-03-03T07:03:00Z">
            <w:rPr>
              <w:rFonts w:ascii="Arial" w:eastAsia="HGSｺﾞｼｯｸM" w:hAnsi="Arial" w:cs="Arial" w:hint="eastAsia"/>
              <w:szCs w:val="21"/>
            </w:rPr>
          </w:rPrChange>
        </w:rPr>
        <w:t>野外設置</w:t>
      </w:r>
      <w:r w:rsidR="00ED4119" w:rsidRPr="00482E93">
        <w:rPr>
          <w:rFonts w:ascii="Arial" w:eastAsia="HGSｺﾞｼｯｸM" w:hAnsi="Arial" w:cs="Arial"/>
          <w:szCs w:val="21"/>
        </w:rPr>
        <w:t>の佐藤</w:t>
      </w:r>
      <w:commentRangeStart w:id="284"/>
      <w:r w:rsidR="00ED4119" w:rsidRPr="00482E93">
        <w:rPr>
          <w:rFonts w:ascii="Arial" w:eastAsia="HGSｺﾞｼｯｸM" w:hAnsi="Arial" w:cs="Arial"/>
          <w:b/>
          <w:bCs/>
          <w:szCs w:val="21"/>
        </w:rPr>
        <w:t>忠良</w:t>
      </w:r>
      <w:commentRangeEnd w:id="284"/>
      <w:r w:rsidR="00ED4119" w:rsidRPr="00482E93">
        <w:rPr>
          <w:rStyle w:val="aa"/>
          <w:rFonts w:ascii="Arial" w:eastAsia="HGSｺﾞｼｯｸM" w:hAnsi="Arial" w:cs="Arial"/>
          <w:sz w:val="21"/>
          <w:szCs w:val="21"/>
        </w:rPr>
        <w:commentReference w:id="284"/>
      </w:r>
      <w:r w:rsidR="00ED4119" w:rsidRPr="00482E93">
        <w:rPr>
          <w:rFonts w:ascii="Arial" w:eastAsia="HGSｺﾞｼｯｸM" w:hAnsi="Arial" w:cs="Arial"/>
          <w:szCs w:val="21"/>
        </w:rPr>
        <w:t>作品を臨むなど、開放的な空間のなかで各時代の代表作をご覧いただけます。彫刻の展示に加え、制作の基礎とも言える貴重なデッサンや、</w:t>
      </w:r>
      <w:r w:rsidR="00ED4119" w:rsidRPr="009A36D8">
        <w:rPr>
          <w:rFonts w:ascii="Arial" w:eastAsia="HGSｺﾞｼｯｸM" w:hAnsi="Arial" w:cs="Arial" w:hint="eastAsia"/>
          <w:szCs w:val="21"/>
          <w:highlight w:val="magenta"/>
          <w:rPrChange w:id="285" w:author="TRIVECTOR" w:date="2026-03-03T16:03:00Z" w16du:dateUtc="2026-03-03T07:03:00Z">
            <w:rPr>
              <w:rFonts w:ascii="Arial" w:eastAsia="HGSｺﾞｼｯｸM" w:hAnsi="Arial" w:cs="Arial" w:hint="eastAsia"/>
              <w:szCs w:val="21"/>
            </w:rPr>
          </w:rPrChange>
        </w:rPr>
        <w:t>佐藤</w:t>
      </w:r>
      <w:commentRangeStart w:id="286"/>
      <w:r w:rsidR="00ED4119" w:rsidRPr="009A36D8">
        <w:rPr>
          <w:rFonts w:ascii="Arial" w:eastAsia="HGSｺﾞｼｯｸM" w:hAnsi="Arial" w:cs="Arial" w:hint="eastAsia"/>
          <w:b/>
          <w:bCs/>
          <w:szCs w:val="21"/>
          <w:highlight w:val="magenta"/>
          <w:rPrChange w:id="287" w:author="TRIVECTOR" w:date="2026-03-03T16:03:00Z" w16du:dateUtc="2026-03-03T07:03:00Z">
            <w:rPr>
              <w:rFonts w:ascii="Arial" w:eastAsia="HGSｺﾞｼｯｸM" w:hAnsi="Arial" w:cs="Arial" w:hint="eastAsia"/>
              <w:b/>
              <w:bCs/>
              <w:szCs w:val="21"/>
            </w:rPr>
          </w:rPrChange>
        </w:rPr>
        <w:t>忠良</w:t>
      </w:r>
      <w:commentRangeEnd w:id="286"/>
      <w:r w:rsidR="00ED4119" w:rsidRPr="00482E93">
        <w:rPr>
          <w:rStyle w:val="aa"/>
          <w:rFonts w:ascii="Arial" w:eastAsia="HGSｺﾞｼｯｸM" w:hAnsi="Arial" w:cs="Arial"/>
          <w:sz w:val="21"/>
          <w:szCs w:val="21"/>
        </w:rPr>
        <w:commentReference w:id="286"/>
      </w:r>
      <w:r w:rsidR="00ED4119" w:rsidRPr="00482E93">
        <w:rPr>
          <w:rFonts w:ascii="Arial" w:eastAsia="HGSｺﾞｼｯｸM" w:hAnsi="Arial" w:cs="Arial"/>
          <w:szCs w:val="21"/>
        </w:rPr>
        <w:t>の制作や生涯についても随時ご紹介しています。</w:t>
      </w:r>
    </w:p>
    <w:p w14:paraId="165B9F51" w14:textId="77777777" w:rsidR="00ED4119" w:rsidRDefault="00ED4119">
      <w:pPr>
        <w:rPr>
          <w:rFonts w:ascii="Arial" w:eastAsia="HGSｺﾞｼｯｸM" w:hAnsi="Arial" w:cs="Arial"/>
        </w:rPr>
      </w:pPr>
    </w:p>
    <w:p w14:paraId="6F6A579E" w14:textId="77777777" w:rsidR="00ED4119" w:rsidRDefault="00ED4119">
      <w:pPr>
        <w:rPr>
          <w:rFonts w:ascii="Arial" w:eastAsia="HGSｺﾞｼｯｸM" w:hAnsi="Arial" w:cs="Arial"/>
        </w:rPr>
      </w:pPr>
    </w:p>
    <w:p w14:paraId="08A82793" w14:textId="2B8E15B4" w:rsidR="00ED4119" w:rsidRPr="009E2826" w:rsidRDefault="00356D77" w:rsidP="00ED4119">
      <w:pPr>
        <w:rPr>
          <w:rFonts w:ascii="Arial" w:eastAsia="HGSｺﾞｼｯｸM" w:hAnsi="Arial" w:cs="Arial"/>
          <w:kern w:val="0"/>
          <w:szCs w:val="21"/>
        </w:rPr>
      </w:pPr>
      <w:ins w:id="288" w:author="TRIVECTOR" w:date="2026-03-03T15:38:00Z" w16du:dateUtc="2026-03-03T06:38:00Z">
        <w:r>
          <w:rPr>
            <w:rFonts w:ascii="Arial" w:eastAsia="HGSｺﾞｼｯｸM" w:hAnsi="Arial" w:cs="Arial" w:hint="eastAsia"/>
            <w:b/>
            <w:bCs/>
            <w:kern w:val="0"/>
            <w:szCs w:val="21"/>
          </w:rPr>
          <w:t xml:space="preserve">58 </w:t>
        </w:r>
      </w:ins>
      <w:r w:rsidR="00ED4119" w:rsidRPr="009E2826">
        <w:rPr>
          <w:rFonts w:ascii="Arial" w:eastAsia="HGSｺﾞｼｯｸM" w:hAnsi="Arial" w:cs="Arial"/>
          <w:b/>
          <w:bCs/>
          <w:kern w:val="0"/>
          <w:szCs w:val="21"/>
        </w:rPr>
        <w:t>芹沢銈介</w:t>
      </w:r>
      <w:r w:rsidR="00ED4119" w:rsidRPr="009E2826">
        <w:rPr>
          <w:rFonts w:ascii="Arial" w:eastAsia="HGSｺﾞｼｯｸM" w:hAnsi="Arial" w:cs="Arial" w:hint="eastAsia"/>
          <w:b/>
          <w:bCs/>
          <w:highlight w:val="yellow"/>
        </w:rPr>
        <w:t>，</w:t>
      </w:r>
      <w:r w:rsidR="00ED4119">
        <w:rPr>
          <w:rFonts w:ascii="Arial" w:eastAsia="HGSｺﾞｼｯｸM" w:hAnsi="Arial" w:cs="Arial" w:hint="eastAsia"/>
          <w:b/>
        </w:rPr>
        <w:t>作、《</w:t>
      </w:r>
      <w:r w:rsidR="00ED4119" w:rsidRPr="009A36D8">
        <w:rPr>
          <w:rFonts w:ascii="Arial" w:eastAsia="HGSｺﾞｼｯｸM" w:hAnsi="Arial" w:cs="Arial" w:hint="eastAsia"/>
          <w:b/>
          <w:kern w:val="0"/>
          <w:szCs w:val="21"/>
          <w:highlight w:val="magenta"/>
          <w:rPrChange w:id="289" w:author="TRIVECTOR" w:date="2026-03-03T16:03:00Z" w16du:dateUtc="2026-03-03T07:03:00Z">
            <w:rPr>
              <w:rFonts w:ascii="Arial" w:eastAsia="HGSｺﾞｼｯｸM" w:hAnsi="Arial" w:cs="Arial" w:hint="eastAsia"/>
              <w:b/>
              <w:kern w:val="0"/>
              <w:szCs w:val="21"/>
            </w:rPr>
          </w:rPrChange>
        </w:rPr>
        <w:t>木綿地型絵染文字のれん</w:t>
      </w:r>
      <w:r w:rsidR="00ED4119" w:rsidRPr="00312697">
        <w:rPr>
          <w:rFonts w:ascii="Arial" w:eastAsia="HGSｺﾞｼｯｸM" w:hAnsi="Arial" w:cs="Arial" w:hint="eastAsia"/>
          <w:b/>
          <w:kern w:val="0"/>
          <w:szCs w:val="21"/>
          <w:highlight w:val="yellow"/>
        </w:rPr>
        <w:t>，</w:t>
      </w:r>
      <w:r w:rsidR="00ED4119" w:rsidRPr="009E2826">
        <w:rPr>
          <w:rFonts w:ascii="Arial" w:eastAsia="HGSｺﾞｼｯｸM" w:hAnsi="Arial" w:cs="Arial"/>
          <w:b/>
          <w:kern w:val="0"/>
          <w:szCs w:val="21"/>
        </w:rPr>
        <w:t>「風」</w:t>
      </w:r>
      <w:r w:rsidR="00ED4119">
        <w:rPr>
          <w:rFonts w:ascii="Arial" w:eastAsia="HGSｺﾞｼｯｸM" w:hAnsi="Arial" w:cs="Arial" w:hint="eastAsia"/>
          <w:b/>
          <w:kern w:val="0"/>
          <w:szCs w:val="21"/>
        </w:rPr>
        <w:t>》</w:t>
      </w:r>
      <w:r w:rsidR="00ED4119" w:rsidRPr="007F2CE1">
        <w:rPr>
          <w:rFonts w:ascii="Arial" w:eastAsia="HGSｺﾞｼｯｸM" w:hAnsi="Arial" w:cs="Arial" w:hint="eastAsia"/>
          <w:b/>
          <w:szCs w:val="21"/>
          <w:highlight w:val="yellow"/>
        </w:rPr>
        <w:t>。</w:t>
      </w:r>
      <w:r w:rsidR="00ED4119">
        <w:rPr>
          <w:rFonts w:ascii="Arial" w:eastAsia="HGSｺﾞｼｯｸM" w:hAnsi="Arial" w:cs="Arial" w:hint="eastAsia"/>
          <w:b/>
          <w:highlight w:val="yellow"/>
        </w:rPr>
        <w:t>，</w:t>
      </w:r>
      <w:r w:rsidR="00ED4119" w:rsidRPr="009A36D8">
        <w:rPr>
          <w:rFonts w:ascii="Arial" w:eastAsia="HGSｺﾞｼｯｸM" w:hAnsi="Arial" w:cs="Arial" w:hint="eastAsia"/>
          <w:kern w:val="0"/>
          <w:szCs w:val="21"/>
          <w:highlight w:val="magenta"/>
          <w:rPrChange w:id="290" w:author="TRIVECTOR" w:date="2026-03-03T16:04:00Z" w16du:dateUtc="2026-03-03T07:04:00Z">
            <w:rPr>
              <w:rFonts w:ascii="Arial" w:eastAsia="HGSｺﾞｼｯｸM" w:hAnsi="Arial" w:cs="Arial" w:hint="eastAsia"/>
              <w:kern w:val="0"/>
              <w:szCs w:val="21"/>
            </w:rPr>
          </w:rPrChange>
        </w:rPr>
        <w:t>大筆</w:t>
      </w:r>
      <w:r w:rsidR="00ED4119" w:rsidRPr="009E2826">
        <w:rPr>
          <w:rFonts w:ascii="Arial" w:eastAsia="HGSｺﾞｼｯｸM" w:hAnsi="Arial" w:cs="Arial"/>
          <w:kern w:val="0"/>
          <w:szCs w:val="21"/>
        </w:rPr>
        <w:t>のたっぷりとした運筆が、はらいへ</w:t>
      </w:r>
      <w:commentRangeStart w:id="291"/>
      <w:r w:rsidR="00ED4119" w:rsidRPr="009E2826">
        <w:rPr>
          <w:rFonts w:ascii="Arial" w:eastAsia="HGSｺﾞｼｯｸM" w:hAnsi="Arial" w:cs="Arial"/>
          <w:kern w:val="0"/>
          <w:szCs w:val="21"/>
        </w:rPr>
        <w:t>向け細く流</w:t>
      </w:r>
      <w:commentRangeEnd w:id="291"/>
      <w:r w:rsidR="009A36D8" w:rsidRPr="009E2826">
        <w:rPr>
          <w:rStyle w:val="aa"/>
          <w:rFonts w:ascii="Arial" w:eastAsia="HGSｺﾞｼｯｸM" w:hAnsi="Arial" w:cs="Arial"/>
          <w:kern w:val="0"/>
          <w:sz w:val="21"/>
          <w:szCs w:val="21"/>
        </w:rPr>
        <w:commentReference w:id="291"/>
      </w:r>
      <w:r w:rsidR="00ED4119" w:rsidRPr="009E2826">
        <w:rPr>
          <w:rFonts w:ascii="Arial" w:eastAsia="HGSｺﾞｼｯｸM" w:hAnsi="Arial" w:cs="Arial"/>
          <w:kern w:val="0"/>
          <w:szCs w:val="21"/>
        </w:rPr>
        <w:t>れるように</w:t>
      </w:r>
      <w:commentRangeStart w:id="292"/>
      <w:r w:rsidR="00ED4119" w:rsidRPr="009E2826">
        <w:rPr>
          <w:rFonts w:ascii="Arial" w:eastAsia="HGSｺﾞｼｯｸM" w:hAnsi="Arial" w:cs="Arial"/>
          <w:kern w:val="0"/>
          <w:szCs w:val="21"/>
        </w:rPr>
        <w:t>窄</w:t>
      </w:r>
      <w:commentRangeEnd w:id="292"/>
      <w:r w:rsidR="00ED4119" w:rsidRPr="009E2826">
        <w:rPr>
          <w:rStyle w:val="aa"/>
          <w:rFonts w:ascii="Arial" w:eastAsia="HGSｺﾞｼｯｸM" w:hAnsi="Arial" w:cs="Arial"/>
          <w:kern w:val="0"/>
          <w:sz w:val="21"/>
          <w:szCs w:val="21"/>
        </w:rPr>
        <w:commentReference w:id="292"/>
      </w:r>
      <w:r w:rsidR="00ED4119" w:rsidRPr="009E2826">
        <w:rPr>
          <w:rFonts w:ascii="Arial" w:eastAsia="HGSｺﾞｼｯｸM" w:hAnsi="Arial" w:cs="Arial"/>
          <w:kern w:val="0"/>
          <w:szCs w:val="21"/>
        </w:rPr>
        <w:t>んでいく。「風」の字形と流動する空気のイメージがよく一体化し、意匠化されています。文字紋様は、</w:t>
      </w:r>
      <w:commentRangeStart w:id="293"/>
      <w:r w:rsidR="00ED4119" w:rsidRPr="009E2826">
        <w:rPr>
          <w:rFonts w:ascii="Arial" w:eastAsia="HGSｺﾞｼｯｸM" w:hAnsi="Arial" w:cs="Arial"/>
          <w:kern w:val="0"/>
          <w:szCs w:val="21"/>
        </w:rPr>
        <w:t>型絵染</w:t>
      </w:r>
      <w:commentRangeEnd w:id="293"/>
      <w:r w:rsidR="00ED4119" w:rsidRPr="009E2826">
        <w:rPr>
          <w:rStyle w:val="aa"/>
          <w:rFonts w:ascii="Arial" w:eastAsia="HGSｺﾞｼｯｸM" w:hAnsi="Arial" w:cs="Arial"/>
          <w:kern w:val="0"/>
          <w:sz w:val="21"/>
          <w:szCs w:val="21"/>
        </w:rPr>
        <w:commentReference w:id="293"/>
      </w:r>
      <w:r w:rsidR="00ED4119" w:rsidRPr="009E2826">
        <w:rPr>
          <w:rFonts w:ascii="Arial" w:eastAsia="HGSｺﾞｼｯｸM" w:hAnsi="Arial" w:cs="Arial"/>
          <w:kern w:val="0"/>
          <w:szCs w:val="21"/>
        </w:rPr>
        <w:t>作家・芹沢銈介のデザインを特徴づけるものの一つです。芹沢は民芸収集家でもあり、本作の着想源として、朝鮮民画の文字絵や、白地の円に</w:t>
      </w:r>
      <w:commentRangeStart w:id="294"/>
      <w:r w:rsidR="00ED4119" w:rsidRPr="009E2826">
        <w:rPr>
          <w:rFonts w:ascii="Arial" w:eastAsia="HGSｺﾞｼｯｸM" w:hAnsi="Arial" w:cs="Arial"/>
          <w:kern w:val="0"/>
          <w:szCs w:val="21"/>
        </w:rPr>
        <w:t>一文字</w:t>
      </w:r>
      <w:commentRangeEnd w:id="294"/>
      <w:r w:rsidR="00ED4119" w:rsidRPr="009E2826">
        <w:rPr>
          <w:rStyle w:val="aa"/>
          <w:rFonts w:ascii="Arial" w:eastAsia="HGSｺﾞｼｯｸM" w:hAnsi="Arial" w:cs="Arial"/>
          <w:kern w:val="0"/>
          <w:sz w:val="21"/>
          <w:szCs w:val="21"/>
        </w:rPr>
        <w:commentReference w:id="294"/>
      </w:r>
      <w:r w:rsidR="00ED4119" w:rsidRPr="009E2826">
        <w:rPr>
          <w:rFonts w:ascii="Arial" w:eastAsia="HGSｺﾞｼｯｸM" w:hAnsi="Arial" w:cs="Arial"/>
          <w:kern w:val="0"/>
          <w:szCs w:val="21"/>
        </w:rPr>
        <w:t>を置く密教の</w:t>
      </w:r>
      <w:r w:rsidR="00ED4119" w:rsidRPr="00312697">
        <w:rPr>
          <w:rFonts w:ascii="Arial" w:eastAsia="HGSｺﾞｼｯｸM" w:hAnsi="Arial" w:cs="Arial" w:hint="eastAsia"/>
          <w:kern w:val="0"/>
          <w:szCs w:val="21"/>
          <w:highlight w:val="yellow"/>
        </w:rPr>
        <w:t>，</w:t>
      </w:r>
      <w:r w:rsidR="00ED4119" w:rsidRPr="009E2826">
        <w:rPr>
          <w:rFonts w:ascii="Arial" w:eastAsia="HGSｺﾞｼｯｸM" w:hAnsi="Arial" w:cs="Arial"/>
          <w:kern w:val="0"/>
          <w:szCs w:val="21"/>
        </w:rPr>
        <w:t>「</w:t>
      </w:r>
      <w:commentRangeStart w:id="295"/>
      <w:r w:rsidR="00ED4119" w:rsidRPr="009E2826">
        <w:rPr>
          <w:rFonts w:ascii="Arial" w:eastAsia="HGSｺﾞｼｯｸM" w:hAnsi="Arial" w:cs="Arial"/>
          <w:kern w:val="0"/>
          <w:szCs w:val="21"/>
        </w:rPr>
        <w:t>阿字観</w:t>
      </w:r>
      <w:commentRangeEnd w:id="295"/>
      <w:r w:rsidR="00ED4119" w:rsidRPr="009E2826">
        <w:rPr>
          <w:rStyle w:val="aa"/>
          <w:rFonts w:ascii="Arial" w:eastAsia="HGSｺﾞｼｯｸM" w:hAnsi="Arial" w:cs="Arial"/>
          <w:kern w:val="0"/>
          <w:sz w:val="21"/>
          <w:szCs w:val="21"/>
        </w:rPr>
        <w:commentReference w:id="295"/>
      </w:r>
      <w:r w:rsidR="00ED4119" w:rsidRPr="009E2826">
        <w:rPr>
          <w:rFonts w:ascii="Arial" w:eastAsia="HGSｺﾞｼｯｸM" w:hAnsi="Arial" w:cs="Arial"/>
          <w:kern w:val="0"/>
          <w:szCs w:val="21"/>
        </w:rPr>
        <w:t>」が指摘されています。「風」の字を染めているのが、風に揺らめく</w:t>
      </w:r>
      <w:r w:rsidR="00ED4119" w:rsidRPr="00630CEA">
        <w:rPr>
          <w:rFonts w:ascii="Arial" w:eastAsia="HGSｺﾞｼｯｸM" w:hAnsi="Arial" w:cs="Arial" w:hint="eastAsia"/>
          <w:kern w:val="0"/>
          <w:szCs w:val="21"/>
          <w:highlight w:val="yellow"/>
        </w:rPr>
        <w:t>，</w:t>
      </w:r>
      <w:r w:rsidR="00ED4119" w:rsidRPr="009E2826">
        <w:rPr>
          <w:rFonts w:ascii="Arial" w:eastAsia="HGSｺﾞｼｯｸM" w:hAnsi="Arial" w:cs="Arial"/>
          <w:kern w:val="0"/>
          <w:szCs w:val="21"/>
        </w:rPr>
        <w:t>「のれん」であることも、機知に富んでいます。この作品は、</w:t>
      </w:r>
      <w:r w:rsidR="00ED4119" w:rsidRPr="009A36D8">
        <w:rPr>
          <w:rFonts w:ascii="Arial" w:eastAsia="HGSｺﾞｼｯｸM" w:hAnsi="Arial" w:cs="Arial" w:hint="eastAsia"/>
          <w:kern w:val="0"/>
          <w:szCs w:val="21"/>
          <w:highlight w:val="magenta"/>
          <w:rPrChange w:id="296" w:author="TRIVECTOR" w:date="2026-03-03T16:05:00Z" w16du:dateUtc="2026-03-03T07:05:00Z">
            <w:rPr>
              <w:rFonts w:ascii="Arial" w:eastAsia="HGSｺﾞｼｯｸM" w:hAnsi="Arial" w:cs="Arial" w:hint="eastAsia"/>
              <w:kern w:val="0"/>
              <w:szCs w:val="21"/>
            </w:rPr>
          </w:rPrChange>
        </w:rPr>
        <w:t>パリ開催の</w:t>
      </w:r>
      <w:r w:rsidR="00ED4119" w:rsidRPr="009E2826">
        <w:rPr>
          <w:rFonts w:ascii="Arial" w:eastAsia="HGSｺﾞｼｯｸM" w:hAnsi="Arial" w:cs="Arial"/>
          <w:kern w:val="0"/>
          <w:szCs w:val="21"/>
        </w:rPr>
        <w:t>個展ポスターにも採用されました。</w:t>
      </w:r>
    </w:p>
    <w:p w14:paraId="3602D672" w14:textId="77777777" w:rsidR="00ED4119" w:rsidRDefault="00ED4119" w:rsidP="00ED4119">
      <w:pPr>
        <w:rPr>
          <w:rFonts w:ascii="Arial" w:eastAsia="HGSｺﾞｼｯｸM" w:hAnsi="Arial" w:cs="Arial"/>
          <w:kern w:val="0"/>
          <w:szCs w:val="21"/>
        </w:rPr>
      </w:pPr>
    </w:p>
    <w:p w14:paraId="25E9950E" w14:textId="77777777" w:rsidR="00ED4119" w:rsidRPr="009E2826" w:rsidRDefault="00ED4119" w:rsidP="00ED4119">
      <w:pPr>
        <w:rPr>
          <w:rFonts w:ascii="Arial" w:eastAsia="HGSｺﾞｼｯｸM" w:hAnsi="Arial" w:cs="Arial"/>
          <w:kern w:val="0"/>
          <w:szCs w:val="21"/>
          <w:highlight w:val="yellow"/>
        </w:rPr>
      </w:pPr>
    </w:p>
    <w:p w14:paraId="0D07F210" w14:textId="794CEDA1" w:rsidR="00ED4119" w:rsidRPr="009E2826" w:rsidRDefault="00356D77" w:rsidP="00ED4119">
      <w:pPr>
        <w:rPr>
          <w:rFonts w:ascii="Arial" w:eastAsia="HGSｺﾞｼｯｸM" w:hAnsi="Arial" w:cs="Arial"/>
          <w:kern w:val="0"/>
          <w:szCs w:val="21"/>
        </w:rPr>
      </w:pPr>
      <w:ins w:id="297" w:author="TRIVECTOR" w:date="2026-03-03T15:38:00Z" w16du:dateUtc="2026-03-03T06:38:00Z">
        <w:r>
          <w:rPr>
            <w:rFonts w:ascii="Arial" w:eastAsia="HGSｺﾞｼｯｸM" w:hAnsi="Arial" w:cs="Arial" w:hint="eastAsia"/>
            <w:b/>
            <w:bCs/>
            <w:kern w:val="0"/>
            <w:szCs w:val="21"/>
          </w:rPr>
          <w:t xml:space="preserve">59 </w:t>
        </w:r>
      </w:ins>
      <w:r w:rsidR="00ED4119" w:rsidRPr="008B0A33">
        <w:rPr>
          <w:rFonts w:ascii="Arial" w:eastAsia="HGSｺﾞｼｯｸM" w:hAnsi="Arial" w:cs="Arial"/>
          <w:b/>
          <w:bCs/>
          <w:kern w:val="0"/>
          <w:szCs w:val="21"/>
        </w:rPr>
        <w:t>安田靫彦</w:t>
      </w:r>
      <w:r w:rsidR="00ED4119" w:rsidRPr="008B0A33">
        <w:rPr>
          <w:rFonts w:ascii="Arial" w:eastAsia="HGSｺﾞｼｯｸM" w:hAnsi="Arial" w:cs="Arial" w:hint="eastAsia"/>
          <w:b/>
          <w:bCs/>
          <w:highlight w:val="yellow"/>
        </w:rPr>
        <w:t>，</w:t>
      </w:r>
      <w:r w:rsidR="00ED4119" w:rsidRPr="008B0A33">
        <w:rPr>
          <w:rFonts w:ascii="Arial" w:eastAsia="HGSｺﾞｼｯｸM" w:hAnsi="Arial" w:cs="Arial" w:hint="eastAsia"/>
          <w:b/>
          <w:bCs/>
        </w:rPr>
        <w:t>作、</w:t>
      </w:r>
      <w:r w:rsidR="00ED4119" w:rsidRPr="008B0A33">
        <w:rPr>
          <w:rFonts w:ascii="Arial" w:eastAsia="HGSｺﾞｼｯｸM" w:hAnsi="Arial" w:cs="Arial" w:hint="eastAsia"/>
          <w:b/>
          <w:bCs/>
          <w:kern w:val="0"/>
          <w:szCs w:val="21"/>
        </w:rPr>
        <w:t>《</w:t>
      </w:r>
      <w:r w:rsidR="00ED4119" w:rsidRPr="008B0A33">
        <w:rPr>
          <w:rFonts w:ascii="Arial" w:eastAsia="HGSｺﾞｼｯｸM" w:hAnsi="Arial" w:cs="Arial"/>
          <w:b/>
          <w:bCs/>
          <w:kern w:val="0"/>
          <w:szCs w:val="21"/>
        </w:rPr>
        <w:t>花の酔</w:t>
      </w:r>
      <w:r w:rsidR="00ED4119" w:rsidRPr="008B0A33">
        <w:rPr>
          <w:rFonts w:ascii="Arial" w:eastAsia="HGSｺﾞｼｯｸM" w:hAnsi="Arial" w:cs="Arial" w:hint="eastAsia"/>
          <w:b/>
          <w:bCs/>
          <w:kern w:val="0"/>
          <w:szCs w:val="21"/>
        </w:rPr>
        <w:t>》</w:t>
      </w:r>
      <w:r w:rsidR="00ED4119" w:rsidRPr="007F2CE1">
        <w:rPr>
          <w:rFonts w:ascii="Arial" w:eastAsia="HGSｺﾞｼｯｸM" w:hAnsi="Arial" w:cs="Arial" w:hint="eastAsia"/>
          <w:b/>
          <w:szCs w:val="21"/>
          <w:highlight w:val="yellow"/>
        </w:rPr>
        <w:t>。</w:t>
      </w:r>
      <w:r w:rsidR="00ED4119">
        <w:rPr>
          <w:rFonts w:ascii="Arial" w:eastAsia="HGSｺﾞｼｯｸM" w:hAnsi="Arial" w:cs="Arial" w:hint="eastAsia"/>
          <w:b/>
          <w:highlight w:val="yellow"/>
        </w:rPr>
        <w:t>，</w:t>
      </w:r>
      <w:r w:rsidR="00ED4119" w:rsidRPr="009A36D8">
        <w:rPr>
          <w:rFonts w:ascii="Arial" w:eastAsia="HGSｺﾞｼｯｸM" w:hAnsi="Arial" w:cs="Arial" w:hint="eastAsia"/>
          <w:kern w:val="0"/>
          <w:szCs w:val="21"/>
          <w:highlight w:val="magenta"/>
          <w:rPrChange w:id="298" w:author="TRIVECTOR" w:date="2026-03-03T16:05:00Z" w16du:dateUtc="2026-03-03T07:05:00Z">
            <w:rPr>
              <w:rFonts w:ascii="Arial" w:eastAsia="HGSｺﾞｼｯｸM" w:hAnsi="Arial" w:cs="Arial" w:hint="eastAsia"/>
              <w:kern w:val="0"/>
              <w:szCs w:val="21"/>
            </w:rPr>
          </w:rPrChange>
        </w:rPr>
        <w:t>満開</w:t>
      </w:r>
      <w:r w:rsidR="00ED4119" w:rsidRPr="009E2826">
        <w:rPr>
          <w:rFonts w:ascii="Arial" w:eastAsia="HGSｺﾞｼｯｸM" w:hAnsi="Arial" w:cs="Arial"/>
          <w:kern w:val="0"/>
          <w:szCs w:val="21"/>
        </w:rPr>
        <w:t>の桜が描かれた屏風を背に、</w:t>
      </w:r>
      <w:commentRangeStart w:id="299"/>
      <w:r w:rsidR="00ED4119" w:rsidRPr="009E2826">
        <w:rPr>
          <w:rFonts w:ascii="Arial" w:eastAsia="HGSｺﾞｼｯｸM" w:hAnsi="Arial" w:cs="Arial"/>
          <w:kern w:val="0"/>
          <w:szCs w:val="21"/>
        </w:rPr>
        <w:t>上畳</w:t>
      </w:r>
      <w:commentRangeEnd w:id="299"/>
      <w:r w:rsidR="00ED4119" w:rsidRPr="009E2826">
        <w:rPr>
          <w:rStyle w:val="aa"/>
          <w:rFonts w:ascii="Arial" w:eastAsia="HGSｺﾞｼｯｸM" w:hAnsi="Arial" w:cs="Arial"/>
          <w:kern w:val="0"/>
          <w:sz w:val="21"/>
          <w:szCs w:val="21"/>
        </w:rPr>
        <w:commentReference w:id="299"/>
      </w:r>
      <w:r w:rsidR="00ED4119" w:rsidRPr="009E2826">
        <w:rPr>
          <w:rFonts w:ascii="Arial" w:eastAsia="HGSｺﾞｼｯｸM" w:hAnsi="Arial" w:cs="Arial"/>
          <w:kern w:val="0"/>
          <w:szCs w:val="21"/>
        </w:rPr>
        <w:t>に座る女性。絞り模様の着物へはらはらと花びらが落ちかかり、どうやら頭上にも、差し掛かる桜の枝があるようです。</w:t>
      </w:r>
      <w:commentRangeStart w:id="300"/>
      <w:r w:rsidR="00ED4119" w:rsidRPr="009E2826">
        <w:rPr>
          <w:rFonts w:ascii="Arial" w:eastAsia="HGSｺﾞｼｯｸM" w:hAnsi="Arial" w:cs="Arial"/>
          <w:kern w:val="0"/>
          <w:szCs w:val="21"/>
        </w:rPr>
        <w:t>上方</w:t>
      </w:r>
      <w:commentRangeEnd w:id="300"/>
      <w:r w:rsidR="00ED4119" w:rsidRPr="009E2826">
        <w:rPr>
          <w:rStyle w:val="aa"/>
          <w:rFonts w:ascii="Arial" w:eastAsia="HGSｺﾞｼｯｸM" w:hAnsi="Arial" w:cs="Arial"/>
          <w:kern w:val="0"/>
          <w:sz w:val="21"/>
          <w:szCs w:val="21"/>
        </w:rPr>
        <w:commentReference w:id="300"/>
      </w:r>
      <w:r w:rsidR="00ED4119" w:rsidRPr="009E2826">
        <w:rPr>
          <w:rFonts w:ascii="Arial" w:eastAsia="HGSｺﾞｼｯｸM" w:hAnsi="Arial" w:cs="Arial"/>
          <w:kern w:val="0"/>
          <w:szCs w:val="21"/>
        </w:rPr>
        <w:t>には、赤い紐につるされた</w:t>
      </w:r>
      <w:r w:rsidR="00ED4119" w:rsidRPr="00BE6016">
        <w:rPr>
          <w:rFonts w:ascii="Arial" w:eastAsia="HGSｺﾞｼｯｸM" w:hAnsi="Arial" w:cs="Arial" w:hint="eastAsia"/>
          <w:color w:val="156082" w:themeColor="accent1"/>
          <w:kern w:val="0"/>
          <w:szCs w:val="21"/>
        </w:rPr>
        <w:t>、</w:t>
      </w:r>
      <w:r w:rsidR="00ED4119" w:rsidRPr="009E2826">
        <w:rPr>
          <w:rFonts w:ascii="Arial" w:eastAsia="HGSｺﾞｼｯｸM" w:hAnsi="Arial" w:cs="Arial"/>
          <w:kern w:val="0"/>
          <w:szCs w:val="21"/>
        </w:rPr>
        <w:t>鳥よけのための鈴</w:t>
      </w:r>
      <w:r w:rsidR="00ED4119" w:rsidRPr="00D17E1F">
        <w:rPr>
          <w:rFonts w:ascii="Arial" w:eastAsia="HGSｺﾞｼｯｸM" w:hAnsi="Arial" w:cs="Arial" w:hint="eastAsia"/>
          <w:kern w:val="0"/>
          <w:szCs w:val="21"/>
          <w:highlight w:val="yellow"/>
        </w:rPr>
        <w:t>，</w:t>
      </w:r>
      <w:r w:rsidR="00ED4119" w:rsidRPr="009E2826">
        <w:rPr>
          <w:rFonts w:ascii="Arial" w:eastAsia="HGSｺﾞｼｯｸM" w:hAnsi="Arial" w:cs="Arial"/>
          <w:kern w:val="0"/>
          <w:szCs w:val="21"/>
        </w:rPr>
        <w:t>（</w:t>
      </w:r>
      <w:commentRangeStart w:id="301"/>
      <w:r w:rsidR="00ED4119" w:rsidRPr="009E2826">
        <w:rPr>
          <w:rFonts w:ascii="Arial" w:eastAsia="HGSｺﾞｼｯｸM" w:hAnsi="Arial" w:cs="Arial"/>
          <w:kern w:val="0"/>
          <w:szCs w:val="21"/>
        </w:rPr>
        <w:t>護花鈴</w:t>
      </w:r>
      <w:commentRangeEnd w:id="301"/>
      <w:r w:rsidR="00ED4119" w:rsidRPr="009E2826">
        <w:rPr>
          <w:rStyle w:val="aa"/>
          <w:rFonts w:ascii="Arial" w:eastAsia="HGSｺﾞｼｯｸM" w:hAnsi="Arial" w:cs="Arial"/>
          <w:kern w:val="0"/>
          <w:sz w:val="21"/>
          <w:szCs w:val="21"/>
        </w:rPr>
        <w:commentReference w:id="301"/>
      </w:r>
      <w:r w:rsidR="00ED4119" w:rsidRPr="009E2826">
        <w:rPr>
          <w:rFonts w:ascii="Arial" w:eastAsia="HGSｺﾞｼｯｸM" w:hAnsi="Arial" w:cs="Arial"/>
          <w:kern w:val="0"/>
          <w:szCs w:val="21"/>
        </w:rPr>
        <w:t>）も見えます。この趣向は</w:t>
      </w:r>
      <w:r w:rsidR="00ED4119" w:rsidRPr="0027399D">
        <w:rPr>
          <w:rFonts w:ascii="Arial" w:eastAsia="HGSｺﾞｼｯｸM" w:hAnsi="Arial" w:cs="Arial" w:hint="eastAsia"/>
          <w:kern w:val="0"/>
          <w:szCs w:val="21"/>
          <w:highlight w:val="yellow"/>
        </w:rPr>
        <w:t>，</w:t>
      </w:r>
      <w:r w:rsidR="00ED4119" w:rsidRPr="009E2826">
        <w:rPr>
          <w:rFonts w:ascii="Arial" w:eastAsia="HGSｺﾞｼｯｸM" w:hAnsi="Arial" w:cs="Arial"/>
          <w:kern w:val="0"/>
          <w:szCs w:val="21"/>
        </w:rPr>
        <w:t>『太閤記』に記述があり、この絵が慶長</w:t>
      </w:r>
      <w:r w:rsidR="00ED4119" w:rsidRPr="009E2826">
        <w:rPr>
          <w:rFonts w:ascii="Arial" w:eastAsia="HGSｺﾞｼｯｸM" w:hAnsi="Arial" w:cs="Arial"/>
          <w:kern w:val="0"/>
          <w:szCs w:val="21"/>
        </w:rPr>
        <w:t>3</w:t>
      </w:r>
      <w:r w:rsidR="00ED4119" w:rsidRPr="00B9101F">
        <w:rPr>
          <w:rFonts w:ascii="Arial" w:eastAsia="HGSｺﾞｼｯｸM" w:hAnsi="Arial" w:cs="Arial" w:hint="eastAsia"/>
          <w:kern w:val="0"/>
          <w:szCs w:val="21"/>
          <w:highlight w:val="yellow"/>
        </w:rPr>
        <w:t>，</w:t>
      </w:r>
      <w:r w:rsidR="00ED4119" w:rsidRPr="009E2826">
        <w:rPr>
          <w:rFonts w:ascii="Arial" w:eastAsia="HGSｺﾞｼｯｸM" w:hAnsi="Arial" w:cs="Arial" w:hint="eastAsia"/>
          <w:kern w:val="0"/>
          <w:szCs w:val="21"/>
        </w:rPr>
        <w:t>1598</w:t>
      </w:r>
      <w:r w:rsidR="00ED4119" w:rsidRPr="009E2826">
        <w:rPr>
          <w:rFonts w:ascii="Arial" w:eastAsia="HGSｺﾞｼｯｸM" w:hAnsi="Arial" w:cs="Arial"/>
          <w:kern w:val="0"/>
          <w:szCs w:val="21"/>
        </w:rPr>
        <w:t>年、豊臣秀吉が催した</w:t>
      </w:r>
      <w:r w:rsidR="00ED4119" w:rsidRPr="00D17E1F">
        <w:rPr>
          <w:rFonts w:ascii="Arial" w:eastAsia="HGSｺﾞｼｯｸM" w:hAnsi="Arial" w:cs="Arial" w:hint="eastAsia"/>
          <w:kern w:val="0"/>
          <w:szCs w:val="21"/>
          <w:highlight w:val="yellow"/>
        </w:rPr>
        <w:t>，</w:t>
      </w:r>
      <w:r w:rsidR="00ED4119" w:rsidRPr="009E2826">
        <w:rPr>
          <w:rFonts w:ascii="Arial" w:eastAsia="HGSｺﾞｼｯｸM" w:hAnsi="Arial" w:cs="Arial"/>
          <w:kern w:val="0"/>
          <w:szCs w:val="21"/>
        </w:rPr>
        <w:t>「醍醐の花見」の</w:t>
      </w:r>
      <w:commentRangeStart w:id="302"/>
      <w:r w:rsidR="00ED4119" w:rsidRPr="009E2826">
        <w:rPr>
          <w:rFonts w:ascii="Arial" w:eastAsia="HGSｺﾞｼｯｸM" w:hAnsi="Arial" w:cs="Arial"/>
          <w:kern w:val="0"/>
          <w:szCs w:val="21"/>
        </w:rPr>
        <w:t>一角</w:t>
      </w:r>
      <w:commentRangeEnd w:id="302"/>
      <w:r w:rsidR="00ED4119" w:rsidRPr="009E2826">
        <w:rPr>
          <w:rStyle w:val="aa"/>
          <w:rFonts w:ascii="Arial" w:eastAsia="HGSｺﾞｼｯｸM" w:hAnsi="Arial" w:cs="Arial"/>
          <w:kern w:val="0"/>
          <w:sz w:val="21"/>
          <w:szCs w:val="21"/>
        </w:rPr>
        <w:commentReference w:id="302"/>
      </w:r>
      <w:r w:rsidR="00ED4119" w:rsidRPr="009E2826">
        <w:rPr>
          <w:rFonts w:ascii="Arial" w:eastAsia="HGSｺﾞｼｯｸM" w:hAnsi="Arial" w:cs="Arial"/>
          <w:kern w:val="0"/>
          <w:szCs w:val="21"/>
        </w:rPr>
        <w:t>を描いたものであることが示されます。</w:t>
      </w:r>
      <w:r w:rsidR="00ED4119" w:rsidRPr="00B9101F">
        <w:rPr>
          <w:rFonts w:ascii="Arial" w:eastAsia="HGSｺﾞｼｯｸM" w:hAnsi="Arial" w:cs="Arial" w:hint="eastAsia"/>
          <w:kern w:val="0"/>
          <w:szCs w:val="21"/>
          <w:highlight w:val="yellow"/>
        </w:rPr>
        <w:t>，</w:t>
      </w:r>
      <w:r w:rsidR="00ED4119" w:rsidRPr="009E2826">
        <w:rPr>
          <w:rFonts w:ascii="Arial" w:eastAsia="HGSｺﾞｼｯｸM" w:hAnsi="Arial" w:cs="Arial"/>
          <w:kern w:val="0"/>
          <w:szCs w:val="21"/>
        </w:rPr>
        <w:t>本作は、安田靫彦の若き日の制作を伝える一点です。</w:t>
      </w:r>
      <w:r w:rsidR="00ED4119" w:rsidRPr="009E2826">
        <w:rPr>
          <w:rFonts w:ascii="Arial" w:eastAsia="HGSｺﾞｼｯｸM" w:hAnsi="Arial" w:cs="Arial"/>
          <w:kern w:val="0"/>
          <w:szCs w:val="21"/>
        </w:rPr>
        <w:t>20</w:t>
      </w:r>
      <w:r w:rsidR="00ED4119" w:rsidRPr="009E2826">
        <w:rPr>
          <w:rFonts w:ascii="Arial" w:eastAsia="HGSｺﾞｼｯｸM" w:hAnsi="Arial" w:cs="Arial"/>
          <w:kern w:val="0"/>
          <w:szCs w:val="21"/>
        </w:rPr>
        <w:t>代で奈良留学の機会を得るも、健康を害して思うように制作できなかったこの時期、靫彦は古美術や歴史の教養を深め、表現</w:t>
      </w:r>
      <w:r w:rsidR="00ED4119" w:rsidRPr="009E2826">
        <w:rPr>
          <w:rFonts w:ascii="Arial" w:eastAsia="HGSｺﾞｼｯｸM" w:hAnsi="Arial" w:cs="Arial" w:hint="eastAsia"/>
          <w:kern w:val="0"/>
          <w:szCs w:val="21"/>
        </w:rPr>
        <w:t>を</w:t>
      </w:r>
      <w:r w:rsidR="00ED4119" w:rsidRPr="009E2826">
        <w:rPr>
          <w:rFonts w:ascii="Arial" w:eastAsia="HGSｺﾞｼｯｸM" w:hAnsi="Arial" w:cs="Arial"/>
          <w:kern w:val="0"/>
          <w:szCs w:val="21"/>
        </w:rPr>
        <w:t>簡潔の方向へと変化させて行きました。</w:t>
      </w:r>
    </w:p>
    <w:p w14:paraId="04DDF73B" w14:textId="77777777" w:rsidR="00ED4119" w:rsidRPr="009E2826" w:rsidRDefault="00ED4119" w:rsidP="00ED4119">
      <w:pPr>
        <w:rPr>
          <w:rFonts w:ascii="Arial" w:eastAsia="HGSｺﾞｼｯｸM" w:hAnsi="Arial" w:cs="Arial"/>
          <w:szCs w:val="21"/>
        </w:rPr>
      </w:pPr>
    </w:p>
    <w:p w14:paraId="52623460" w14:textId="77777777" w:rsidR="00ED4119" w:rsidRPr="009E2826" w:rsidRDefault="00ED4119" w:rsidP="00ED4119">
      <w:pPr>
        <w:rPr>
          <w:rFonts w:ascii="Arial" w:eastAsia="HGSｺﾞｼｯｸM" w:hAnsi="Arial" w:cs="Arial"/>
          <w:szCs w:val="21"/>
        </w:rPr>
      </w:pPr>
    </w:p>
    <w:p w14:paraId="1C802B95" w14:textId="20F198F6" w:rsidR="00ED4119" w:rsidRPr="009E2826" w:rsidRDefault="00356D77" w:rsidP="00ED4119">
      <w:pPr>
        <w:rPr>
          <w:rFonts w:ascii="Arial" w:eastAsia="HGSｺﾞｼｯｸM" w:hAnsi="Arial" w:cs="Arial"/>
          <w:kern w:val="0"/>
          <w:szCs w:val="21"/>
        </w:rPr>
      </w:pPr>
      <w:ins w:id="303" w:author="TRIVECTOR" w:date="2026-03-03T15:38:00Z" w16du:dateUtc="2026-03-03T06:38:00Z">
        <w:r>
          <w:rPr>
            <w:rFonts w:ascii="Arial" w:eastAsia="HGSｺﾞｼｯｸM" w:hAnsi="Arial" w:cs="Arial" w:hint="eastAsia"/>
            <w:b/>
            <w:bCs/>
            <w:kern w:val="0"/>
            <w:szCs w:val="21"/>
          </w:rPr>
          <w:t xml:space="preserve">60 </w:t>
        </w:r>
      </w:ins>
      <w:r w:rsidR="00ED4119" w:rsidRPr="00B9101F">
        <w:rPr>
          <w:rFonts w:ascii="Arial" w:eastAsia="HGSｺﾞｼｯｸM" w:hAnsi="Arial" w:cs="Arial"/>
          <w:b/>
          <w:bCs/>
          <w:kern w:val="0"/>
          <w:szCs w:val="21"/>
        </w:rPr>
        <w:t>尾竹竹坡</w:t>
      </w:r>
      <w:r w:rsidR="00ED4119" w:rsidRPr="00B9101F">
        <w:rPr>
          <w:rFonts w:ascii="Arial" w:eastAsia="HGSｺﾞｼｯｸM" w:hAnsi="Arial" w:cs="Arial" w:hint="eastAsia"/>
          <w:b/>
          <w:bCs/>
          <w:highlight w:val="yellow"/>
        </w:rPr>
        <w:t>，</w:t>
      </w:r>
      <w:r w:rsidR="00ED4119" w:rsidRPr="00B9101F">
        <w:rPr>
          <w:rFonts w:ascii="Arial" w:eastAsia="HGSｺﾞｼｯｸM" w:hAnsi="Arial" w:cs="Arial" w:hint="eastAsia"/>
          <w:b/>
          <w:bCs/>
        </w:rPr>
        <w:t>作、</w:t>
      </w:r>
      <w:r w:rsidR="00ED4119" w:rsidRPr="00B9101F">
        <w:rPr>
          <w:rFonts w:ascii="Arial" w:eastAsia="HGSｺﾞｼｯｸM" w:hAnsi="Arial" w:cs="Arial" w:hint="eastAsia"/>
          <w:b/>
          <w:bCs/>
          <w:kern w:val="0"/>
          <w:szCs w:val="21"/>
        </w:rPr>
        <w:t>《</w:t>
      </w:r>
      <w:r w:rsidR="00ED4119" w:rsidRPr="009E2826">
        <w:rPr>
          <w:rFonts w:ascii="Arial" w:eastAsia="HGSｺﾞｼｯｸM" w:hAnsi="Arial" w:cs="Arial"/>
          <w:b/>
          <w:kern w:val="0"/>
          <w:szCs w:val="21"/>
        </w:rPr>
        <w:t>月の潤い・太陽の熱・星の冷え</w:t>
      </w:r>
      <w:r w:rsidR="00ED4119">
        <w:rPr>
          <w:rFonts w:ascii="Arial" w:eastAsia="HGSｺﾞｼｯｸM" w:hAnsi="Arial" w:cs="Arial" w:hint="eastAsia"/>
          <w:b/>
          <w:kern w:val="0"/>
          <w:szCs w:val="21"/>
        </w:rPr>
        <w:t>》</w:t>
      </w:r>
      <w:r w:rsidR="00ED4119" w:rsidRPr="007F2CE1">
        <w:rPr>
          <w:rFonts w:ascii="Arial" w:eastAsia="HGSｺﾞｼｯｸM" w:hAnsi="Arial" w:cs="Arial" w:hint="eastAsia"/>
          <w:b/>
          <w:szCs w:val="21"/>
          <w:highlight w:val="yellow"/>
        </w:rPr>
        <w:t>。</w:t>
      </w:r>
      <w:r w:rsidR="00ED4119">
        <w:rPr>
          <w:rFonts w:ascii="Arial" w:eastAsia="HGSｺﾞｼｯｸM" w:hAnsi="Arial" w:cs="Arial" w:hint="eastAsia"/>
          <w:b/>
          <w:highlight w:val="yellow"/>
        </w:rPr>
        <w:t>，</w:t>
      </w:r>
      <w:r w:rsidR="00ED4119" w:rsidRPr="009E2826">
        <w:rPr>
          <w:rFonts w:ascii="Arial" w:eastAsia="HGSｺﾞｼｯｸM" w:hAnsi="Arial" w:cs="Arial"/>
          <w:kern w:val="0"/>
          <w:szCs w:val="21"/>
        </w:rPr>
        <w:t>好成績を収めていた文部省美術展</w:t>
      </w:r>
      <w:r w:rsidR="00ED4119" w:rsidRPr="009E2826">
        <w:rPr>
          <w:rFonts w:ascii="Arial" w:eastAsia="HGSｺﾞｼｯｸM" w:hAnsi="Arial" w:cs="Arial"/>
          <w:kern w:val="0"/>
          <w:szCs w:val="21"/>
        </w:rPr>
        <w:lastRenderedPageBreak/>
        <w:t>覧会</w:t>
      </w:r>
      <w:commentRangeStart w:id="304"/>
      <w:r w:rsidR="00ED4119" w:rsidRPr="00166E19">
        <w:rPr>
          <w:rFonts w:ascii="Arial" w:eastAsia="HGSｺﾞｼｯｸM" w:hAnsi="Arial" w:cs="Arial" w:hint="eastAsia"/>
          <w:color w:val="0070C0"/>
          <w:kern w:val="0"/>
          <w:szCs w:val="21"/>
        </w:rPr>
        <w:t>、通称</w:t>
      </w:r>
      <w:r w:rsidR="00ED4119" w:rsidRPr="00166E19">
        <w:rPr>
          <w:rFonts w:ascii="Arial" w:eastAsia="HGSｺﾞｼｯｸM" w:hAnsi="Arial" w:cs="Arial" w:hint="eastAsia"/>
          <w:color w:val="0070C0"/>
          <w:kern w:val="0"/>
          <w:szCs w:val="21"/>
          <w:highlight w:val="magenta"/>
        </w:rPr>
        <w:t>，</w:t>
      </w:r>
      <w:r w:rsidR="00ED4119" w:rsidRPr="00166E19">
        <w:rPr>
          <w:rFonts w:ascii="Arial" w:eastAsia="HGSｺﾞｼｯｸM" w:hAnsi="Arial" w:cs="Arial"/>
          <w:color w:val="0070C0"/>
          <w:kern w:val="0"/>
          <w:szCs w:val="21"/>
        </w:rPr>
        <w:t>文展</w:t>
      </w:r>
      <w:commentRangeEnd w:id="304"/>
      <w:r w:rsidR="00ED4119" w:rsidRPr="009E2826">
        <w:rPr>
          <w:rStyle w:val="aa"/>
          <w:rFonts w:ascii="Arial" w:eastAsia="HGSｺﾞｼｯｸM" w:hAnsi="Arial" w:cs="Arial"/>
          <w:kern w:val="0"/>
          <w:sz w:val="21"/>
          <w:szCs w:val="21"/>
        </w:rPr>
        <w:commentReference w:id="304"/>
      </w:r>
      <w:r w:rsidR="00ED4119" w:rsidRPr="009E2826">
        <w:rPr>
          <w:rFonts w:ascii="Arial" w:eastAsia="HGSｺﾞｼｯｸM" w:hAnsi="Arial" w:cs="Arial"/>
          <w:kern w:val="0"/>
          <w:szCs w:val="21"/>
        </w:rPr>
        <w:t>に突如落選となり、画壇での不遇にもがいた尾竹竹坡は、門人たちと合同して</w:t>
      </w:r>
      <w:commentRangeStart w:id="305"/>
      <w:r w:rsidR="00ED4119" w:rsidRPr="009E2826">
        <w:rPr>
          <w:rFonts w:ascii="Arial" w:eastAsia="HGSｺﾞｼｯｸM" w:hAnsi="Arial" w:cs="Arial"/>
          <w:kern w:val="0"/>
          <w:szCs w:val="21"/>
        </w:rPr>
        <w:t>八火社</w:t>
      </w:r>
      <w:commentRangeEnd w:id="305"/>
      <w:r w:rsidR="00ED4119" w:rsidRPr="009E2826">
        <w:rPr>
          <w:rStyle w:val="aa"/>
          <w:rFonts w:ascii="Arial" w:eastAsia="HGSｺﾞｼｯｸM" w:hAnsi="Arial" w:cs="Arial"/>
          <w:kern w:val="0"/>
          <w:sz w:val="21"/>
          <w:szCs w:val="21"/>
        </w:rPr>
        <w:commentReference w:id="305"/>
      </w:r>
      <w:r w:rsidR="00ED4119" w:rsidRPr="009E2826">
        <w:rPr>
          <w:rFonts w:ascii="Arial" w:eastAsia="HGSｺﾞｼｯｸM" w:hAnsi="Arial" w:cs="Arial"/>
          <w:kern w:val="0"/>
          <w:szCs w:val="21"/>
        </w:rPr>
        <w:t>展を開催し、その技術力を以て多様な作風を示しました。三幅からなる本作には、交錯する線と色彩の幾何学的形態によって天体の光や温度が</w:t>
      </w:r>
      <w:r w:rsidR="00ED4119" w:rsidRPr="009A36D8">
        <w:rPr>
          <w:rFonts w:ascii="Arial" w:eastAsia="HGSｺﾞｼｯｸM" w:hAnsi="Arial" w:cs="Arial" w:hint="eastAsia"/>
          <w:kern w:val="0"/>
          <w:szCs w:val="21"/>
          <w:highlight w:val="magenta"/>
          <w:rPrChange w:id="306" w:author="TRIVECTOR" w:date="2026-03-03T16:07:00Z" w16du:dateUtc="2026-03-03T07:07:00Z">
            <w:rPr>
              <w:rFonts w:ascii="Arial" w:eastAsia="HGSｺﾞｼｯｸM" w:hAnsi="Arial" w:cs="Arial" w:hint="eastAsia"/>
              <w:kern w:val="0"/>
              <w:szCs w:val="21"/>
            </w:rPr>
          </w:rPrChange>
        </w:rPr>
        <w:t>描き表され</w:t>
      </w:r>
      <w:r w:rsidR="00ED4119" w:rsidRPr="009E2826">
        <w:rPr>
          <w:rFonts w:ascii="Arial" w:eastAsia="HGSｺﾞｼｯｸM" w:hAnsi="Arial" w:cs="Arial"/>
          <w:kern w:val="0"/>
          <w:szCs w:val="21"/>
        </w:rPr>
        <w:t>、大正時代に西洋から流れ込んだ未来派の様式が引用されています。</w:t>
      </w:r>
      <w:r w:rsidR="00ED4119" w:rsidRPr="009E2826">
        <w:rPr>
          <w:rFonts w:ascii="Arial" w:eastAsia="HGSｺﾞｼｯｸM" w:hAnsi="Arial" w:cs="Arial" w:hint="eastAsia"/>
          <w:kern w:val="0"/>
          <w:szCs w:val="21"/>
          <w:highlight w:val="yellow"/>
        </w:rPr>
        <w:t>，</w:t>
      </w:r>
      <w:r w:rsidR="00ED4119" w:rsidRPr="009E2826">
        <w:rPr>
          <w:rFonts w:ascii="Arial" w:eastAsia="HGSｺﾞｼｯｸM" w:hAnsi="Arial" w:cs="Arial"/>
          <w:kern w:val="0"/>
          <w:szCs w:val="21"/>
        </w:rPr>
        <w:t>当時の取材記事に、本作は、大地に潤いを与える月の光、</w:t>
      </w:r>
      <w:commentRangeStart w:id="307"/>
      <w:r w:rsidR="00ED4119" w:rsidRPr="009E2826">
        <w:rPr>
          <w:rFonts w:ascii="Arial" w:eastAsia="HGSｺﾞｼｯｸM" w:hAnsi="Arial" w:cs="Arial"/>
          <w:kern w:val="0"/>
          <w:szCs w:val="21"/>
        </w:rPr>
        <w:t>草木</w:t>
      </w:r>
      <w:commentRangeEnd w:id="307"/>
      <w:r w:rsidR="00ED4119" w:rsidRPr="009E2826">
        <w:rPr>
          <w:rStyle w:val="aa"/>
          <w:rFonts w:ascii="Arial" w:eastAsia="HGSｺﾞｼｯｸM" w:hAnsi="Arial" w:cs="Arial"/>
          <w:kern w:val="0"/>
          <w:sz w:val="21"/>
          <w:szCs w:val="21"/>
        </w:rPr>
        <w:commentReference w:id="307"/>
      </w:r>
      <w:r w:rsidR="00ED4119" w:rsidRPr="009E2826">
        <w:rPr>
          <w:rFonts w:ascii="Arial" w:eastAsia="HGSｺﾞｼｯｸM" w:hAnsi="Arial" w:cs="Arial"/>
          <w:kern w:val="0"/>
          <w:szCs w:val="21"/>
        </w:rPr>
        <w:t>や人間を育む太陽の熱、人間を滅入らせる暗黒の中の星の光を描き、人生観を表したものと</w:t>
      </w:r>
      <w:r w:rsidR="00ED4119" w:rsidRPr="00AF4E87">
        <w:rPr>
          <w:rFonts w:ascii="Arial" w:eastAsia="HGSｺﾞｼｯｸM" w:hAnsi="Arial" w:cs="Arial" w:hint="eastAsia"/>
          <w:color w:val="0070C0"/>
          <w:kern w:val="0"/>
          <w:szCs w:val="21"/>
        </w:rPr>
        <w:t>、</w:t>
      </w:r>
      <w:r w:rsidR="00ED4119" w:rsidRPr="009E2826">
        <w:rPr>
          <w:rFonts w:ascii="Arial" w:eastAsia="HGSｺﾞｼｯｸM" w:hAnsi="Arial" w:cs="Arial"/>
          <w:kern w:val="0"/>
          <w:szCs w:val="21"/>
        </w:rPr>
        <w:t>伝えられています。大正時代に漂う生命観をも吸収する、竹坡の旺盛な創作欲が表れた大作です。</w:t>
      </w:r>
    </w:p>
    <w:p w14:paraId="7C14AB66" w14:textId="77777777" w:rsidR="00ED4119" w:rsidRDefault="00ED4119" w:rsidP="00ED4119">
      <w:pPr>
        <w:rPr>
          <w:rFonts w:ascii="Arial" w:eastAsia="HGSｺﾞｼｯｸM" w:hAnsi="Arial" w:cs="Arial"/>
          <w:kern w:val="0"/>
          <w:szCs w:val="21"/>
        </w:rPr>
      </w:pPr>
    </w:p>
    <w:p w14:paraId="400051B4" w14:textId="67F55BA6" w:rsidR="00ED4119" w:rsidDel="009A36D8" w:rsidRDefault="00ED4119" w:rsidP="00ED4119">
      <w:pPr>
        <w:rPr>
          <w:del w:id="308" w:author="TRIVECTOR" w:date="2026-03-03T16:08:00Z" w16du:dateUtc="2026-03-03T07:08:00Z"/>
          <w:rFonts w:ascii="Arial" w:eastAsia="HGSｺﾞｼｯｸM" w:hAnsi="Arial" w:cs="Arial"/>
          <w:kern w:val="0"/>
          <w:szCs w:val="21"/>
        </w:rPr>
      </w:pPr>
    </w:p>
    <w:p w14:paraId="674B44B9" w14:textId="74DE9E83" w:rsidR="00ED4119" w:rsidRDefault="009A36D8" w:rsidP="00ED4119">
      <w:pPr>
        <w:rPr>
          <w:rFonts w:ascii="Arial" w:eastAsia="HGSｺﾞｼｯｸM" w:hAnsi="Arial" w:cs="Arial"/>
          <w:kern w:val="0"/>
          <w:szCs w:val="21"/>
        </w:rPr>
      </w:pPr>
      <w:ins w:id="309" w:author="TRIVECTOR" w:date="2026-03-03T16:08:00Z" w16du:dateUtc="2026-03-03T07:08:00Z">
        <w:r>
          <w:rPr>
            <w:rFonts w:ascii="Arial" w:eastAsia="HGSｺﾞｼｯｸM" w:hAnsi="Arial" w:cs="Arial" w:hint="eastAsia"/>
            <w:b/>
            <w:bCs/>
            <w:kern w:val="0"/>
            <w:szCs w:val="21"/>
          </w:rPr>
          <w:t xml:space="preserve">61 </w:t>
        </w:r>
      </w:ins>
      <w:r w:rsidR="00ED4119" w:rsidRPr="00AE5D8A">
        <w:rPr>
          <w:rFonts w:ascii="Arial" w:eastAsia="HGSｺﾞｼｯｸM" w:hAnsi="Arial" w:cs="Arial"/>
          <w:b/>
          <w:bCs/>
          <w:kern w:val="0"/>
          <w:szCs w:val="21"/>
        </w:rPr>
        <w:t>荘司福</w:t>
      </w:r>
      <w:r w:rsidR="00ED4119" w:rsidRPr="00AE5D8A">
        <w:rPr>
          <w:rFonts w:ascii="Arial" w:eastAsia="HGSｺﾞｼｯｸM" w:hAnsi="Arial" w:cs="Arial" w:hint="eastAsia"/>
          <w:b/>
          <w:bCs/>
          <w:highlight w:val="yellow"/>
        </w:rPr>
        <w:t>，</w:t>
      </w:r>
      <w:r w:rsidR="00ED4119" w:rsidRPr="00AE5D8A">
        <w:rPr>
          <w:rFonts w:ascii="Arial" w:eastAsia="HGSｺﾞｼｯｸM" w:hAnsi="Arial" w:cs="Arial" w:hint="eastAsia"/>
          <w:b/>
          <w:bCs/>
        </w:rPr>
        <w:t>作、</w:t>
      </w:r>
      <w:r w:rsidR="00ED4119" w:rsidRPr="00AE5D8A">
        <w:rPr>
          <w:rFonts w:ascii="Arial" w:eastAsia="HGSｺﾞｼｯｸM" w:hAnsi="Arial" w:cs="Arial" w:hint="eastAsia"/>
          <w:b/>
          <w:bCs/>
          <w:kern w:val="0"/>
          <w:szCs w:val="21"/>
        </w:rPr>
        <w:t>《</w:t>
      </w:r>
      <w:r w:rsidR="00ED4119" w:rsidRPr="00AE5D8A">
        <w:rPr>
          <w:rFonts w:ascii="Arial" w:eastAsia="HGSｺﾞｼｯｸM" w:hAnsi="Arial" w:cs="Arial"/>
          <w:b/>
          <w:bCs/>
          <w:kern w:val="0"/>
          <w:szCs w:val="21"/>
        </w:rPr>
        <w:t>人形使い</w:t>
      </w:r>
      <w:r w:rsidR="00ED4119" w:rsidRPr="00AE5D8A">
        <w:rPr>
          <w:rFonts w:ascii="Arial" w:eastAsia="HGSｺﾞｼｯｸM" w:hAnsi="Arial" w:cs="Arial" w:hint="eastAsia"/>
          <w:b/>
          <w:bCs/>
          <w:kern w:val="0"/>
          <w:szCs w:val="21"/>
        </w:rPr>
        <w:t>》</w:t>
      </w:r>
      <w:r w:rsidR="00ED4119" w:rsidRPr="007F2CE1">
        <w:rPr>
          <w:rFonts w:ascii="Arial" w:eastAsia="HGSｺﾞｼｯｸM" w:hAnsi="Arial" w:cs="Arial" w:hint="eastAsia"/>
          <w:b/>
          <w:szCs w:val="21"/>
          <w:highlight w:val="yellow"/>
        </w:rPr>
        <w:t>。</w:t>
      </w:r>
      <w:r w:rsidR="00ED4119">
        <w:rPr>
          <w:rFonts w:ascii="Arial" w:eastAsia="HGSｺﾞｼｯｸM" w:hAnsi="Arial" w:cs="Arial" w:hint="eastAsia"/>
          <w:b/>
          <w:highlight w:val="yellow"/>
        </w:rPr>
        <w:t>，</w:t>
      </w:r>
      <w:r w:rsidR="00ED4119" w:rsidRPr="00385391">
        <w:rPr>
          <w:rFonts w:ascii="Arial" w:eastAsia="HGSｺﾞｼｯｸM" w:hAnsi="Arial" w:cs="Arial" w:hint="eastAsia"/>
          <w:kern w:val="0"/>
          <w:szCs w:val="21"/>
          <w:highlight w:val="magenta"/>
          <w:rPrChange w:id="310" w:author="TRIVECTOR" w:date="2026-03-03T16:10:00Z" w16du:dateUtc="2026-03-03T07:10:00Z">
            <w:rPr>
              <w:rFonts w:ascii="Arial" w:eastAsia="HGSｺﾞｼｯｸM" w:hAnsi="Arial" w:cs="Arial" w:hint="eastAsia"/>
              <w:kern w:val="0"/>
              <w:szCs w:val="21"/>
            </w:rPr>
          </w:rPrChange>
        </w:rPr>
        <w:t>本作制作</w:t>
      </w:r>
      <w:r w:rsidR="00ED4119" w:rsidRPr="009E2826">
        <w:rPr>
          <w:rFonts w:ascii="Arial" w:eastAsia="HGSｺﾞｼｯｸM" w:hAnsi="Arial" w:cs="Arial"/>
          <w:kern w:val="0"/>
          <w:szCs w:val="21"/>
        </w:rPr>
        <w:t>のきっかけは、荘司福が美術講師をしていた三島学園女子大学</w:t>
      </w:r>
      <w:r w:rsidR="00ED4119" w:rsidRPr="00C2525B">
        <w:rPr>
          <w:rFonts w:ascii="Arial" w:eastAsia="HGSｺﾞｼｯｸM" w:hAnsi="Arial" w:cs="Arial" w:hint="eastAsia"/>
          <w:kern w:val="0"/>
          <w:szCs w:val="21"/>
          <w:highlight w:val="magenta"/>
        </w:rPr>
        <w:t>，</w:t>
      </w:r>
      <w:r w:rsidR="00ED4119" w:rsidRPr="000B6A9C">
        <w:rPr>
          <w:rFonts w:ascii="Arial" w:eastAsia="HGSｺﾞｼｯｸM" w:hAnsi="Arial" w:cs="Arial"/>
          <w:kern w:val="0"/>
          <w:szCs w:val="21"/>
          <w:highlight w:val="yellow"/>
        </w:rPr>
        <w:t>現</w:t>
      </w:r>
      <w:r w:rsidR="00ED4119" w:rsidRPr="000B6A9C">
        <w:rPr>
          <w:rFonts w:ascii="Arial" w:eastAsia="HGSｺﾞｼｯｸM" w:hAnsi="Arial" w:cs="Arial" w:hint="eastAsia"/>
          <w:kern w:val="0"/>
          <w:szCs w:val="21"/>
          <w:highlight w:val="yellow"/>
        </w:rPr>
        <w:t>在の</w:t>
      </w:r>
      <w:r w:rsidR="00ED4119" w:rsidRPr="009E2826">
        <w:rPr>
          <w:rFonts w:ascii="Arial" w:eastAsia="HGSｺﾞｼｯｸM" w:hAnsi="Arial" w:cs="Arial"/>
          <w:kern w:val="0"/>
          <w:szCs w:val="21"/>
        </w:rPr>
        <w:t>東北生活文化大学に公演に来た人形劇団です。劇団員の無心に役になり切る様や、休憩の合間の、ふと我に返りそれぞれの想いに沈む姿が、福の心に印象強く刻まれたといいます。</w:t>
      </w:r>
      <w:r w:rsidR="00ED4119" w:rsidRPr="00AE5D8A">
        <w:rPr>
          <w:rFonts w:ascii="Arial" w:eastAsia="HGSｺﾞｼｯｸM" w:hAnsi="Arial" w:cs="Arial" w:hint="eastAsia"/>
          <w:b/>
          <w:bCs/>
          <w:kern w:val="0"/>
          <w:szCs w:val="21"/>
          <w:highlight w:val="yellow"/>
        </w:rPr>
        <w:t>，</w:t>
      </w:r>
      <w:r w:rsidR="00ED4119" w:rsidRPr="009E2826">
        <w:rPr>
          <w:rFonts w:ascii="Arial" w:eastAsia="HGSｺﾞｼｯｸM" w:hAnsi="Arial" w:cs="Arial"/>
          <w:kern w:val="0"/>
          <w:szCs w:val="21"/>
        </w:rPr>
        <w:t>戦後</w:t>
      </w:r>
      <w:r w:rsidR="00ED4119" w:rsidRPr="00385391">
        <w:rPr>
          <w:rFonts w:ascii="Arial" w:eastAsia="HGSｺﾞｼｯｸM" w:hAnsi="Arial" w:cs="Arial" w:hint="eastAsia"/>
          <w:kern w:val="0"/>
          <w:szCs w:val="21"/>
          <w:highlight w:val="magenta"/>
          <w:rPrChange w:id="311" w:author="TRIVECTOR" w:date="2026-03-03T16:10:00Z" w16du:dateUtc="2026-03-03T07:10:00Z">
            <w:rPr>
              <w:rFonts w:ascii="Arial" w:eastAsia="HGSｺﾞｼｯｸM" w:hAnsi="Arial" w:cs="Arial" w:hint="eastAsia"/>
              <w:kern w:val="0"/>
              <w:szCs w:val="21"/>
            </w:rPr>
          </w:rPrChange>
        </w:rPr>
        <w:t>間もない</w:t>
      </w:r>
      <w:r w:rsidR="00ED4119" w:rsidRPr="009E2826">
        <w:rPr>
          <w:rFonts w:ascii="Arial" w:eastAsia="HGSｺﾞｼｯｸM" w:hAnsi="Arial" w:cs="Arial"/>
          <w:kern w:val="0"/>
          <w:szCs w:val="21"/>
        </w:rPr>
        <w:t>、画壇で日本画の在り方が厳しく問われたこの頃、福はピカソ、マティス、メキシコの</w:t>
      </w:r>
      <w:r w:rsidR="00ED4119" w:rsidRPr="009E2826">
        <w:rPr>
          <w:rFonts w:ascii="Arial" w:eastAsia="HGSｺﾞｼｯｸM" w:hAnsi="Arial" w:cs="Arial" w:hint="eastAsia"/>
          <w:kern w:val="0"/>
          <w:szCs w:val="21"/>
        </w:rPr>
        <w:t>ディエゴ・</w:t>
      </w:r>
      <w:r w:rsidR="00ED4119" w:rsidRPr="009E2826">
        <w:rPr>
          <w:rFonts w:ascii="Arial" w:eastAsia="HGSｺﾞｼｯｸM" w:hAnsi="Arial" w:cs="Arial"/>
          <w:kern w:val="0"/>
          <w:szCs w:val="21"/>
        </w:rPr>
        <w:t>リベラなど海外美術に表現上の示唆を求めました。劇団の取材とスケッチを重ね、幾何学的な形象と重く鮮烈な色づかいで構成された本作からは、群像表現への理知的な取り組みも見て取れます。</w:t>
      </w:r>
    </w:p>
    <w:p w14:paraId="4D986158" w14:textId="77777777" w:rsidR="00ED4119" w:rsidRPr="00DA1508" w:rsidRDefault="00ED4119" w:rsidP="00ED4119">
      <w:pPr>
        <w:rPr>
          <w:rFonts w:ascii="Arial" w:eastAsia="HGSｺﾞｼｯｸM" w:hAnsi="Arial" w:cs="Arial"/>
          <w:b/>
          <w:bCs/>
          <w:kern w:val="0"/>
          <w:szCs w:val="21"/>
        </w:rPr>
      </w:pPr>
    </w:p>
    <w:p w14:paraId="69DB5BA3" w14:textId="77777777" w:rsidR="00ED4119" w:rsidRDefault="00ED4119" w:rsidP="00ED4119">
      <w:pPr>
        <w:rPr>
          <w:rFonts w:ascii="Arial" w:eastAsia="HGSｺﾞｼｯｸM" w:hAnsi="Arial" w:cs="Arial"/>
          <w:kern w:val="0"/>
          <w:szCs w:val="21"/>
        </w:rPr>
      </w:pPr>
    </w:p>
    <w:p w14:paraId="1F5760EC" w14:textId="2B36EEC9" w:rsidR="00ED4119" w:rsidRPr="009E2826" w:rsidRDefault="009A36D8" w:rsidP="00ED4119">
      <w:pPr>
        <w:rPr>
          <w:rFonts w:ascii="Arial" w:eastAsia="HGSｺﾞｼｯｸM" w:hAnsi="Arial" w:cs="Arial"/>
          <w:kern w:val="0"/>
          <w:szCs w:val="21"/>
        </w:rPr>
      </w:pPr>
      <w:ins w:id="312" w:author="TRIVECTOR" w:date="2026-03-03T16:08:00Z" w16du:dateUtc="2026-03-03T07:08:00Z">
        <w:r>
          <w:rPr>
            <w:rFonts w:ascii="Arial" w:eastAsia="HGSｺﾞｼｯｸM" w:hAnsi="Arial" w:cs="Arial" w:hint="eastAsia"/>
            <w:b/>
            <w:bCs/>
            <w:kern w:val="0"/>
            <w:szCs w:val="21"/>
          </w:rPr>
          <w:t xml:space="preserve">62 </w:t>
        </w:r>
      </w:ins>
      <w:r w:rsidR="00ED4119" w:rsidRPr="00E30E81">
        <w:rPr>
          <w:rFonts w:ascii="Arial" w:eastAsia="HGSｺﾞｼｯｸM" w:hAnsi="Arial" w:cs="Arial"/>
          <w:b/>
          <w:bCs/>
          <w:kern w:val="0"/>
          <w:szCs w:val="21"/>
        </w:rPr>
        <w:t>荘司福</w:t>
      </w:r>
      <w:r w:rsidR="00ED4119" w:rsidRPr="00AE5D8A">
        <w:rPr>
          <w:rFonts w:ascii="Arial" w:eastAsia="HGSｺﾞｼｯｸM" w:hAnsi="Arial" w:cs="Arial" w:hint="eastAsia"/>
          <w:b/>
          <w:bCs/>
          <w:highlight w:val="yellow"/>
        </w:rPr>
        <w:t>，</w:t>
      </w:r>
      <w:r w:rsidR="00ED4119" w:rsidRPr="00AE5D8A">
        <w:rPr>
          <w:rFonts w:ascii="Arial" w:eastAsia="HGSｺﾞｼｯｸM" w:hAnsi="Arial" w:cs="Arial" w:hint="eastAsia"/>
          <w:b/>
          <w:bCs/>
        </w:rPr>
        <w:t>作、</w:t>
      </w:r>
      <w:r w:rsidR="00ED4119" w:rsidRPr="00AE5D8A">
        <w:rPr>
          <w:rFonts w:ascii="Arial" w:eastAsia="HGSｺﾞｼｯｸM" w:hAnsi="Arial" w:cs="Arial" w:hint="eastAsia"/>
          <w:b/>
          <w:bCs/>
          <w:kern w:val="0"/>
          <w:szCs w:val="21"/>
        </w:rPr>
        <w:t>《</w:t>
      </w:r>
      <w:r w:rsidR="00ED4119" w:rsidRPr="009E2826">
        <w:rPr>
          <w:rFonts w:ascii="Arial" w:eastAsia="HGSｺﾞｼｯｸM" w:hAnsi="Arial" w:cs="Arial"/>
          <w:b/>
          <w:kern w:val="0"/>
          <w:szCs w:val="21"/>
        </w:rPr>
        <w:t>風化の柵</w:t>
      </w:r>
      <w:r w:rsidR="00ED4119">
        <w:rPr>
          <w:rFonts w:ascii="Arial" w:eastAsia="HGSｺﾞｼｯｸM" w:hAnsi="Arial" w:cs="Arial" w:hint="eastAsia"/>
          <w:b/>
          <w:kern w:val="0"/>
          <w:szCs w:val="21"/>
        </w:rPr>
        <w:t>》</w:t>
      </w:r>
      <w:r w:rsidR="00ED4119" w:rsidRPr="007F2CE1">
        <w:rPr>
          <w:rFonts w:ascii="Arial" w:eastAsia="HGSｺﾞｼｯｸM" w:hAnsi="Arial" w:cs="Arial" w:hint="eastAsia"/>
          <w:b/>
          <w:szCs w:val="21"/>
          <w:highlight w:val="yellow"/>
        </w:rPr>
        <w:t>。</w:t>
      </w:r>
      <w:r w:rsidR="00ED4119">
        <w:rPr>
          <w:rFonts w:ascii="Arial" w:eastAsia="HGSｺﾞｼｯｸM" w:hAnsi="Arial" w:cs="Arial" w:hint="eastAsia"/>
          <w:b/>
          <w:highlight w:val="yellow"/>
        </w:rPr>
        <w:t>，</w:t>
      </w:r>
      <w:r w:rsidR="00ED4119" w:rsidRPr="009E2826">
        <w:rPr>
          <w:rFonts w:ascii="Arial" w:eastAsia="HGSｺﾞｼｯｸM" w:hAnsi="Arial" w:cs="Arial"/>
          <w:kern w:val="0"/>
          <w:szCs w:val="21"/>
        </w:rPr>
        <w:t>黒い空間に白く、腕を失った仏像の胴体や</w:t>
      </w:r>
      <w:commentRangeStart w:id="313"/>
      <w:r w:rsidR="00ED4119" w:rsidRPr="009E2826">
        <w:rPr>
          <w:rFonts w:ascii="Arial" w:eastAsia="HGSｺﾞｼｯｸM" w:hAnsi="Arial" w:cs="Arial"/>
          <w:kern w:val="0"/>
          <w:szCs w:val="21"/>
        </w:rPr>
        <w:t>仁王</w:t>
      </w:r>
      <w:commentRangeEnd w:id="313"/>
      <w:r w:rsidR="00ED4119" w:rsidRPr="009E2826">
        <w:rPr>
          <w:rStyle w:val="aa"/>
          <w:rFonts w:ascii="Arial" w:eastAsia="HGSｺﾞｼｯｸM" w:hAnsi="Arial" w:cs="Arial"/>
          <w:kern w:val="0"/>
          <w:sz w:val="21"/>
          <w:szCs w:val="21"/>
        </w:rPr>
        <w:commentReference w:id="313"/>
      </w:r>
      <w:r w:rsidR="00ED4119" w:rsidRPr="009E2826">
        <w:rPr>
          <w:rFonts w:ascii="Arial" w:eastAsia="HGSｺﾞｼｯｸM" w:hAnsi="Arial" w:cs="Arial"/>
          <w:kern w:val="0"/>
          <w:szCs w:val="21"/>
        </w:rPr>
        <w:t>の顔が浮かび上がります。東北の風習の中に人々の純粋な祈りの心を見た</w:t>
      </w:r>
      <w:r w:rsidR="00ED4119" w:rsidRPr="00385391">
        <w:rPr>
          <w:rFonts w:ascii="Arial" w:eastAsia="HGSｺﾞｼｯｸM" w:hAnsi="Arial" w:cs="Arial" w:hint="eastAsia"/>
          <w:kern w:val="0"/>
          <w:szCs w:val="21"/>
          <w:highlight w:val="magenta"/>
          <w:rPrChange w:id="314" w:author="TRIVECTOR" w:date="2026-03-03T16:11:00Z" w16du:dateUtc="2026-03-03T07:11:00Z">
            <w:rPr>
              <w:rFonts w:ascii="Arial" w:eastAsia="HGSｺﾞｼｯｸM" w:hAnsi="Arial" w:cs="Arial" w:hint="eastAsia"/>
              <w:kern w:val="0"/>
              <w:szCs w:val="21"/>
            </w:rPr>
          </w:rPrChange>
        </w:rPr>
        <w:t>荘司福</w:t>
      </w:r>
      <w:r w:rsidR="00ED4119" w:rsidRPr="009E2826">
        <w:rPr>
          <w:rFonts w:ascii="Arial" w:eastAsia="HGSｺﾞｼｯｸM" w:hAnsi="Arial" w:cs="Arial"/>
          <w:kern w:val="0"/>
          <w:szCs w:val="21"/>
        </w:rPr>
        <w:t>は、このテーマを追って</w:t>
      </w:r>
      <w:r w:rsidR="00ED4119" w:rsidRPr="009E2826">
        <w:rPr>
          <w:rFonts w:ascii="Arial" w:eastAsia="HGSｺﾞｼｯｸM" w:hAnsi="Arial" w:cs="Arial" w:hint="eastAsia"/>
          <w:kern w:val="0"/>
          <w:szCs w:val="21"/>
        </w:rPr>
        <w:t>国内外</w:t>
      </w:r>
      <w:r w:rsidR="00ED4119" w:rsidRPr="009E2826">
        <w:rPr>
          <w:rFonts w:ascii="Arial" w:eastAsia="HGSｺﾞｼｯｸM" w:hAnsi="Arial" w:cs="Arial"/>
          <w:kern w:val="0"/>
          <w:szCs w:val="21"/>
        </w:rPr>
        <w:t>を取材し、</w:t>
      </w:r>
      <w:r w:rsidR="00ED4119" w:rsidRPr="009E2826">
        <w:rPr>
          <w:rFonts w:ascii="Arial" w:eastAsia="HGSｺﾞｼｯｸM" w:hAnsi="Arial" w:cs="Arial" w:hint="eastAsia"/>
          <w:kern w:val="0"/>
          <w:szCs w:val="21"/>
        </w:rPr>
        <w:t>再び</w:t>
      </w:r>
      <w:r w:rsidR="00ED4119" w:rsidRPr="009E2826">
        <w:rPr>
          <w:rFonts w:ascii="Arial" w:eastAsia="HGSｺﾞｼｯｸM" w:hAnsi="Arial" w:cs="Arial"/>
          <w:kern w:val="0"/>
          <w:szCs w:val="21"/>
        </w:rPr>
        <w:t>東北の</w:t>
      </w:r>
      <w:r w:rsidR="00ED4119" w:rsidRPr="009E2826">
        <w:rPr>
          <w:rFonts w:ascii="Arial" w:eastAsia="HGSｺﾞｼｯｸM" w:hAnsi="Arial" w:cs="Arial" w:hint="eastAsia"/>
          <w:kern w:val="0"/>
          <w:szCs w:val="21"/>
        </w:rPr>
        <w:t>地で</w:t>
      </w:r>
      <w:r w:rsidR="00ED4119" w:rsidRPr="009E2826">
        <w:rPr>
          <w:rFonts w:ascii="Arial" w:eastAsia="HGSｺﾞｼｯｸM" w:hAnsi="Arial" w:cs="Arial"/>
          <w:kern w:val="0"/>
          <w:szCs w:val="21"/>
        </w:rPr>
        <w:t>古寺に残る破損した木彫仏と出会いました。長い</w:t>
      </w:r>
      <w:commentRangeStart w:id="315"/>
      <w:r w:rsidR="00ED4119" w:rsidRPr="009E2826">
        <w:rPr>
          <w:rFonts w:ascii="Arial" w:eastAsia="HGSｺﾞｼｯｸM" w:hAnsi="Arial" w:cs="Arial"/>
          <w:kern w:val="0"/>
          <w:szCs w:val="21"/>
        </w:rPr>
        <w:t>年月</w:t>
      </w:r>
      <w:commentRangeEnd w:id="315"/>
      <w:r w:rsidR="00ED4119" w:rsidRPr="009E2826">
        <w:rPr>
          <w:rStyle w:val="aa"/>
          <w:rFonts w:ascii="Arial" w:eastAsia="HGSｺﾞｼｯｸM" w:hAnsi="Arial" w:cs="Arial"/>
          <w:kern w:val="0"/>
          <w:sz w:val="21"/>
          <w:szCs w:val="21"/>
        </w:rPr>
        <w:commentReference w:id="315"/>
      </w:r>
      <w:r w:rsidR="00ED4119" w:rsidRPr="009E2826">
        <w:rPr>
          <w:rFonts w:ascii="Arial" w:eastAsia="HGSｺﾞｼｯｸM" w:hAnsi="Arial" w:cs="Arial"/>
          <w:kern w:val="0"/>
          <w:szCs w:val="21"/>
        </w:rPr>
        <w:t>、風雨にさらされ</w:t>
      </w:r>
      <w:commentRangeStart w:id="316"/>
      <w:r w:rsidR="00ED4119" w:rsidRPr="009E2826">
        <w:rPr>
          <w:rFonts w:ascii="Arial" w:eastAsia="HGSｺﾞｼｯｸM" w:hAnsi="Arial" w:cs="Arial"/>
          <w:kern w:val="0"/>
          <w:szCs w:val="21"/>
        </w:rPr>
        <w:t>摩耗</w:t>
      </w:r>
      <w:commentRangeEnd w:id="316"/>
      <w:r w:rsidR="00ED4119" w:rsidRPr="009E2826">
        <w:rPr>
          <w:rStyle w:val="aa"/>
          <w:rFonts w:ascii="Arial" w:eastAsia="HGSｺﾞｼｯｸM" w:hAnsi="Arial" w:cs="Arial"/>
          <w:kern w:val="0"/>
          <w:sz w:val="21"/>
          <w:szCs w:val="21"/>
        </w:rPr>
        <w:commentReference w:id="316"/>
      </w:r>
      <w:r w:rsidR="00ED4119" w:rsidRPr="009E2826">
        <w:rPr>
          <w:rFonts w:ascii="Arial" w:eastAsia="HGSｺﾞｼｯｸM" w:hAnsi="Arial" w:cs="Arial"/>
          <w:kern w:val="0"/>
          <w:szCs w:val="21"/>
        </w:rPr>
        <w:t>した仏像の身に、福は</w:t>
      </w:r>
      <w:r w:rsidR="00ED4119" w:rsidRPr="0027399D">
        <w:rPr>
          <w:rFonts w:ascii="Arial" w:eastAsia="HGSｺﾞｼｯｸM" w:hAnsi="Arial" w:cs="Arial" w:hint="eastAsia"/>
          <w:kern w:val="0"/>
          <w:szCs w:val="21"/>
          <w:highlight w:val="yellow"/>
        </w:rPr>
        <w:t>，</w:t>
      </w:r>
      <w:r w:rsidR="00ED4119" w:rsidRPr="00385391">
        <w:rPr>
          <w:rFonts w:ascii="Arial" w:eastAsia="HGSｺﾞｼｯｸM" w:hAnsi="Arial" w:cs="Arial" w:hint="eastAsia"/>
          <w:kern w:val="0"/>
          <w:szCs w:val="21"/>
          <w:highlight w:val="magenta"/>
          <w:rPrChange w:id="317" w:author="TRIVECTOR" w:date="2026-03-03T16:12:00Z" w16du:dateUtc="2026-03-03T07:12:00Z">
            <w:rPr>
              <w:rFonts w:ascii="Arial" w:eastAsia="HGSｺﾞｼｯｸM" w:hAnsi="Arial" w:cs="Arial" w:hint="eastAsia"/>
              <w:kern w:val="0"/>
              <w:szCs w:val="21"/>
            </w:rPr>
          </w:rPrChange>
        </w:rPr>
        <w:t>「</w:t>
      </w:r>
      <w:commentRangeStart w:id="318"/>
      <w:r w:rsidR="00ED4119" w:rsidRPr="00385391">
        <w:rPr>
          <w:rFonts w:ascii="Arial" w:eastAsia="HGSｺﾞｼｯｸM" w:hAnsi="Arial" w:cs="Arial" w:hint="eastAsia"/>
          <w:kern w:val="0"/>
          <w:szCs w:val="21"/>
          <w:highlight w:val="magenta"/>
          <w:rPrChange w:id="319" w:author="TRIVECTOR" w:date="2026-03-03T16:12:00Z" w16du:dateUtc="2026-03-03T07:12:00Z">
            <w:rPr>
              <w:rFonts w:ascii="Arial" w:eastAsia="HGSｺﾞｼｯｸM" w:hAnsi="Arial" w:cs="Arial" w:hint="eastAsia"/>
              <w:kern w:val="0"/>
              <w:szCs w:val="21"/>
            </w:rPr>
          </w:rPrChange>
        </w:rPr>
        <w:t>刻</w:t>
      </w:r>
      <w:commentRangeEnd w:id="318"/>
      <w:r w:rsidR="00ED4119" w:rsidRPr="00385391">
        <w:rPr>
          <w:rStyle w:val="aa"/>
          <w:rFonts w:ascii="Arial" w:eastAsia="HGSｺﾞｼｯｸM" w:hAnsi="Arial" w:cs="Arial" w:hint="eastAsia"/>
          <w:kern w:val="0"/>
          <w:sz w:val="21"/>
          <w:szCs w:val="21"/>
          <w:highlight w:val="magenta"/>
          <w:rPrChange w:id="320" w:author="TRIVECTOR" w:date="2026-03-03T16:12:00Z" w16du:dateUtc="2026-03-03T07:12:00Z">
            <w:rPr>
              <w:rStyle w:val="aa"/>
              <w:rFonts w:ascii="Arial" w:eastAsia="HGSｺﾞｼｯｸM" w:hAnsi="Arial" w:cs="Arial" w:hint="eastAsia"/>
              <w:kern w:val="0"/>
              <w:sz w:val="21"/>
              <w:szCs w:val="21"/>
            </w:rPr>
          </w:rPrChange>
        </w:rPr>
        <w:commentReference w:id="318"/>
      </w:r>
      <w:r w:rsidR="00ED4119" w:rsidRPr="00385391">
        <w:rPr>
          <w:rFonts w:ascii="Arial" w:eastAsia="HGSｺﾞｼｯｸM" w:hAnsi="Arial" w:cs="Arial" w:hint="eastAsia"/>
          <w:kern w:val="0"/>
          <w:szCs w:val="21"/>
          <w:highlight w:val="magenta"/>
          <w:rPrChange w:id="321" w:author="TRIVECTOR" w:date="2026-03-03T16:12:00Z" w16du:dateUtc="2026-03-03T07:12:00Z">
            <w:rPr>
              <w:rFonts w:ascii="Arial" w:eastAsia="HGSｺﾞｼｯｸM" w:hAnsi="Arial" w:cs="Arial" w:hint="eastAsia"/>
              <w:kern w:val="0"/>
              <w:szCs w:val="21"/>
            </w:rPr>
          </w:rPrChange>
        </w:rPr>
        <w:t>」</w:t>
      </w:r>
      <w:r w:rsidR="00ED4119" w:rsidRPr="009E2826">
        <w:rPr>
          <w:rFonts w:ascii="Arial" w:eastAsia="HGSｺﾞｼｯｸM" w:hAnsi="Arial" w:cs="Arial"/>
          <w:kern w:val="0"/>
          <w:szCs w:val="21"/>
        </w:rPr>
        <w:t>の蓄積や古の人々の生きたいという切実な祈りを読み取りました。</w:t>
      </w:r>
      <w:r w:rsidR="00ED4119" w:rsidRPr="00BE7678">
        <w:rPr>
          <w:rFonts w:ascii="Arial" w:eastAsia="HGSｺﾞｼｯｸM" w:hAnsi="Arial" w:cs="Arial" w:hint="eastAsia"/>
          <w:b/>
          <w:kern w:val="0"/>
          <w:szCs w:val="21"/>
          <w:highlight w:val="yellow"/>
        </w:rPr>
        <w:t>，</w:t>
      </w:r>
      <w:r w:rsidR="00ED4119" w:rsidRPr="009E2826">
        <w:rPr>
          <w:rFonts w:ascii="Arial" w:eastAsia="HGSｺﾞｼｯｸM" w:hAnsi="Arial" w:cs="Arial"/>
          <w:kern w:val="0"/>
          <w:szCs w:val="21"/>
        </w:rPr>
        <w:t>背景の黒には悠久の時間への想いが託されています。また、黒の下には朱色が塗り込められています。この</w:t>
      </w:r>
      <w:r w:rsidR="00ED4119" w:rsidRPr="0027399D">
        <w:rPr>
          <w:rFonts w:ascii="Arial" w:eastAsia="HGSｺﾞｼｯｸM" w:hAnsi="Arial" w:cs="Arial" w:hint="eastAsia"/>
          <w:kern w:val="0"/>
          <w:szCs w:val="21"/>
          <w:highlight w:val="yellow"/>
        </w:rPr>
        <w:t>，</w:t>
      </w:r>
      <w:r w:rsidR="00ED4119" w:rsidRPr="009E2826">
        <w:rPr>
          <w:rFonts w:ascii="Arial" w:eastAsia="HGSｺﾞｼｯｸM" w:hAnsi="Arial" w:cs="Arial"/>
          <w:kern w:val="0"/>
          <w:szCs w:val="21"/>
        </w:rPr>
        <w:t>「塗り込める」という工程は、福にとって気持ちを畳み込む意味で必要な行為だったと言います。</w:t>
      </w:r>
    </w:p>
    <w:p w14:paraId="762DF601" w14:textId="77777777" w:rsidR="00ED4119" w:rsidRDefault="00ED4119" w:rsidP="00ED4119">
      <w:pPr>
        <w:rPr>
          <w:rFonts w:ascii="Arial" w:eastAsia="HGSｺﾞｼｯｸM" w:hAnsi="Arial" w:cs="Arial"/>
          <w:szCs w:val="21"/>
        </w:rPr>
      </w:pPr>
    </w:p>
    <w:p w14:paraId="5C436E03" w14:textId="77777777" w:rsidR="00ED4119" w:rsidRDefault="00ED4119" w:rsidP="00ED4119">
      <w:pPr>
        <w:rPr>
          <w:rFonts w:ascii="Arial" w:eastAsia="HGSｺﾞｼｯｸM" w:hAnsi="Arial" w:cs="Arial"/>
          <w:szCs w:val="21"/>
        </w:rPr>
      </w:pPr>
    </w:p>
    <w:p w14:paraId="21E0476D" w14:textId="184DA3E7" w:rsidR="00ED4119" w:rsidRPr="009E2826" w:rsidRDefault="009A36D8" w:rsidP="00ED4119">
      <w:pPr>
        <w:rPr>
          <w:rFonts w:ascii="Arial" w:eastAsia="HGSｺﾞｼｯｸM" w:hAnsi="Arial" w:cs="Arial"/>
          <w:kern w:val="0"/>
          <w:szCs w:val="21"/>
        </w:rPr>
      </w:pPr>
      <w:ins w:id="322" w:author="TRIVECTOR" w:date="2026-03-03T16:08:00Z" w16du:dateUtc="2026-03-03T07:08:00Z">
        <w:r>
          <w:rPr>
            <w:rFonts w:ascii="Arial" w:eastAsia="HGSｺﾞｼｯｸM" w:hAnsi="Arial" w:cs="Arial" w:hint="eastAsia"/>
            <w:b/>
            <w:bCs/>
            <w:kern w:val="0"/>
            <w:szCs w:val="21"/>
          </w:rPr>
          <w:t xml:space="preserve">63 </w:t>
        </w:r>
      </w:ins>
      <w:r w:rsidR="00ED4119" w:rsidRPr="00A82A3D">
        <w:rPr>
          <w:rFonts w:ascii="Arial" w:eastAsia="HGSｺﾞｼｯｸM" w:hAnsi="Arial" w:cs="Arial"/>
          <w:b/>
          <w:bCs/>
          <w:kern w:val="0"/>
          <w:szCs w:val="21"/>
        </w:rPr>
        <w:t>平福百穂</w:t>
      </w:r>
      <w:r w:rsidR="00ED4119" w:rsidRPr="00A82A3D">
        <w:rPr>
          <w:rFonts w:ascii="Arial" w:eastAsia="HGSｺﾞｼｯｸM" w:hAnsi="Arial" w:cs="Arial" w:hint="eastAsia"/>
          <w:b/>
          <w:bCs/>
          <w:highlight w:val="yellow"/>
        </w:rPr>
        <w:t>，</w:t>
      </w:r>
      <w:r w:rsidR="00ED4119" w:rsidRPr="00AE5D8A">
        <w:rPr>
          <w:rFonts w:ascii="Arial" w:eastAsia="HGSｺﾞｼｯｸM" w:hAnsi="Arial" w:cs="Arial" w:hint="eastAsia"/>
          <w:b/>
          <w:bCs/>
        </w:rPr>
        <w:t>作、</w:t>
      </w:r>
      <w:r w:rsidR="00ED4119" w:rsidRPr="00952F5E">
        <w:rPr>
          <w:rFonts w:ascii="Arial" w:eastAsia="HGSｺﾞｼｯｸM" w:hAnsi="Arial" w:cs="Arial" w:hint="eastAsia"/>
          <w:b/>
          <w:bCs/>
          <w:kern w:val="0"/>
          <w:szCs w:val="21"/>
        </w:rPr>
        <w:t>《</w:t>
      </w:r>
      <w:r w:rsidR="00ED4119" w:rsidRPr="009E2826">
        <w:rPr>
          <w:rFonts w:ascii="Arial" w:eastAsia="HGSｺﾞｼｯｸM" w:hAnsi="Arial" w:cs="Arial"/>
          <w:b/>
          <w:kern w:val="0"/>
          <w:szCs w:val="21"/>
        </w:rPr>
        <w:t>青山白雲</w:t>
      </w:r>
      <w:r w:rsidR="00ED4119">
        <w:rPr>
          <w:rFonts w:ascii="Arial" w:eastAsia="HGSｺﾞｼｯｸM" w:hAnsi="Arial" w:cs="Arial" w:hint="eastAsia"/>
          <w:b/>
          <w:kern w:val="0"/>
          <w:szCs w:val="21"/>
        </w:rPr>
        <w:t>》</w:t>
      </w:r>
      <w:r w:rsidR="00ED4119" w:rsidRPr="007F2CE1">
        <w:rPr>
          <w:rFonts w:ascii="Arial" w:eastAsia="HGSｺﾞｼｯｸM" w:hAnsi="Arial" w:cs="Arial" w:hint="eastAsia"/>
          <w:b/>
          <w:szCs w:val="21"/>
          <w:highlight w:val="yellow"/>
        </w:rPr>
        <w:t>。</w:t>
      </w:r>
      <w:r w:rsidR="00ED4119">
        <w:rPr>
          <w:rFonts w:ascii="Arial" w:eastAsia="HGSｺﾞｼｯｸM" w:hAnsi="Arial" w:cs="Arial" w:hint="eastAsia"/>
          <w:b/>
          <w:highlight w:val="yellow"/>
        </w:rPr>
        <w:t>，</w:t>
      </w:r>
      <w:r w:rsidR="00ED4119" w:rsidRPr="009E2826">
        <w:rPr>
          <w:rFonts w:ascii="Arial" w:eastAsia="HGSｺﾞｼｯｸM" w:hAnsi="Arial" w:cs="Arial"/>
          <w:kern w:val="0"/>
          <w:szCs w:val="21"/>
        </w:rPr>
        <w:t>描かれるのは、川が二股に分かれる地点。牛を連れた農夫が対岸へと渡ろうとしています。岸辺の岩や遠景の山は水墨淡彩の筆を重ねて造形され、岸辺に</w:t>
      </w:r>
      <w:commentRangeStart w:id="323"/>
      <w:r w:rsidR="00ED4119" w:rsidRPr="009E2826">
        <w:rPr>
          <w:rFonts w:ascii="Arial" w:eastAsia="HGSｺﾞｼｯｸM" w:hAnsi="Arial" w:cs="Arial"/>
          <w:kern w:val="0"/>
          <w:szCs w:val="21"/>
        </w:rPr>
        <w:t>生</w:t>
      </w:r>
      <w:commentRangeEnd w:id="323"/>
      <w:r w:rsidR="00ED4119" w:rsidRPr="009E2826">
        <w:rPr>
          <w:rStyle w:val="aa"/>
          <w:rFonts w:ascii="Arial" w:eastAsia="HGSｺﾞｼｯｸM" w:hAnsi="Arial" w:cs="Arial"/>
          <w:kern w:val="0"/>
          <w:sz w:val="21"/>
          <w:szCs w:val="21"/>
        </w:rPr>
        <w:commentReference w:id="323"/>
      </w:r>
      <w:r w:rsidR="00ED4119" w:rsidRPr="009E2826">
        <w:rPr>
          <w:rFonts w:ascii="Arial" w:eastAsia="HGSｺﾞｼｯｸM" w:hAnsi="Arial" w:cs="Arial"/>
          <w:kern w:val="0"/>
          <w:szCs w:val="21"/>
        </w:rPr>
        <w:t>い茂る柳の大木の</w:t>
      </w:r>
      <w:commentRangeStart w:id="324"/>
      <w:r w:rsidR="00ED4119" w:rsidRPr="009E2826">
        <w:rPr>
          <w:rFonts w:ascii="Arial" w:eastAsia="HGSｺﾞｼｯｸM" w:hAnsi="Arial" w:cs="Arial"/>
          <w:kern w:val="0"/>
          <w:szCs w:val="21"/>
        </w:rPr>
        <w:t>枝葉</w:t>
      </w:r>
      <w:commentRangeEnd w:id="324"/>
      <w:r w:rsidR="00ED4119" w:rsidRPr="009E2826">
        <w:rPr>
          <w:rStyle w:val="aa"/>
          <w:rFonts w:ascii="Arial" w:eastAsia="HGSｺﾞｼｯｸM" w:hAnsi="Arial" w:cs="Arial"/>
          <w:kern w:val="0"/>
          <w:sz w:val="21"/>
          <w:szCs w:val="21"/>
        </w:rPr>
        <w:commentReference w:id="324"/>
      </w:r>
      <w:r w:rsidR="00ED4119" w:rsidRPr="009E2826">
        <w:rPr>
          <w:rFonts w:ascii="Arial" w:eastAsia="HGSｺﾞｼｯｸM" w:hAnsi="Arial" w:cs="Arial"/>
          <w:kern w:val="0"/>
          <w:szCs w:val="21"/>
        </w:rPr>
        <w:t>を描き出すのは、スケッチに用いるような素早く流れる線です。</w:t>
      </w:r>
      <w:r w:rsidR="00ED4119" w:rsidRPr="00314CFE">
        <w:rPr>
          <w:rFonts w:ascii="Arial" w:eastAsia="HGSｺﾞｼｯｸM" w:hAnsi="Arial" w:cs="Arial" w:hint="eastAsia"/>
          <w:kern w:val="0"/>
          <w:szCs w:val="21"/>
          <w:highlight w:val="yellow"/>
        </w:rPr>
        <w:t>,</w:t>
      </w:r>
      <w:r w:rsidR="00ED4119" w:rsidRPr="009E2826">
        <w:rPr>
          <w:rFonts w:ascii="Arial" w:eastAsia="HGSｺﾞｼｯｸM" w:hAnsi="Arial" w:cs="Arial"/>
          <w:kern w:val="0"/>
          <w:szCs w:val="21"/>
        </w:rPr>
        <w:t>東西の写生画法を学んだ平福百穂は、その場の空気感をも写し取るスケッチ力で、挿絵画家としても活躍しました。</w:t>
      </w:r>
      <w:r w:rsidR="00ED4119" w:rsidRPr="009E2826">
        <w:rPr>
          <w:rFonts w:ascii="Arial" w:eastAsia="HGSｺﾞｼｯｸM" w:hAnsi="Arial" w:cs="Arial" w:hint="eastAsia"/>
          <w:kern w:val="0"/>
          <w:szCs w:val="21"/>
        </w:rPr>
        <w:t>また、大正時代に日本画家</w:t>
      </w:r>
      <w:r w:rsidR="00ED4119" w:rsidRPr="009E2826">
        <w:rPr>
          <w:rFonts w:ascii="Arial" w:eastAsia="HGSｺﾞｼｯｸM" w:hAnsi="Arial" w:cs="Arial"/>
          <w:kern w:val="0"/>
          <w:szCs w:val="21"/>
        </w:rPr>
        <w:t>5</w:t>
      </w:r>
      <w:r w:rsidR="00ED4119" w:rsidRPr="009E2826">
        <w:rPr>
          <w:rFonts w:ascii="Arial" w:eastAsia="HGSｺﾞｼｯｸM" w:hAnsi="Arial" w:cs="Arial" w:hint="eastAsia"/>
          <w:kern w:val="0"/>
          <w:szCs w:val="21"/>
        </w:rPr>
        <w:t>人で</w:t>
      </w:r>
      <w:commentRangeStart w:id="325"/>
      <w:r w:rsidR="00ED4119" w:rsidRPr="009E2826">
        <w:rPr>
          <w:rFonts w:ascii="Arial" w:eastAsia="HGSｺﾞｼｯｸM" w:hAnsi="Arial" w:cs="Arial" w:hint="eastAsia"/>
          <w:kern w:val="0"/>
          <w:szCs w:val="21"/>
        </w:rPr>
        <w:t>金鈴社</w:t>
      </w:r>
      <w:commentRangeEnd w:id="325"/>
      <w:r w:rsidR="00ED4119" w:rsidRPr="009E2826">
        <w:rPr>
          <w:rStyle w:val="aa"/>
          <w:rFonts w:ascii="Arial" w:eastAsia="HGSｺﾞｼｯｸM" w:hAnsi="Arial" w:cs="Arial" w:hint="eastAsia"/>
          <w:kern w:val="0"/>
          <w:sz w:val="21"/>
          <w:szCs w:val="21"/>
        </w:rPr>
        <w:commentReference w:id="325"/>
      </w:r>
      <w:r w:rsidR="00ED4119" w:rsidRPr="009E2826">
        <w:rPr>
          <w:rFonts w:ascii="Arial" w:eastAsia="HGSｺﾞｼｯｸM" w:hAnsi="Arial" w:cs="Arial" w:hint="eastAsia"/>
          <w:kern w:val="0"/>
          <w:szCs w:val="21"/>
        </w:rPr>
        <w:t>を結成し、そこでは自身の自然観察の経験と重ねて古画への理解を深め、表現の幅を広げました。</w:t>
      </w:r>
      <w:r w:rsidR="00ED4119" w:rsidRPr="009E2826">
        <w:rPr>
          <w:rFonts w:ascii="Arial" w:eastAsia="HGSｺﾞｼｯｸM" w:hAnsi="Arial" w:cs="Arial"/>
          <w:kern w:val="0"/>
          <w:szCs w:val="21"/>
        </w:rPr>
        <w:t>本作のような筆勢を生かした風景描写は</w:t>
      </w:r>
      <w:r w:rsidR="00ED4119" w:rsidRPr="009E2826">
        <w:rPr>
          <w:rFonts w:ascii="Arial" w:eastAsia="HGSｺﾞｼｯｸM" w:hAnsi="Arial" w:cs="Arial" w:hint="eastAsia"/>
          <w:kern w:val="0"/>
          <w:szCs w:val="21"/>
        </w:rPr>
        <w:t>金鈴社時代に</w:t>
      </w:r>
      <w:r w:rsidR="00ED4119" w:rsidRPr="009E2826">
        <w:rPr>
          <w:rFonts w:ascii="Arial" w:eastAsia="HGSｺﾞｼｯｸM" w:hAnsi="Arial" w:cs="Arial"/>
          <w:kern w:val="0"/>
          <w:szCs w:val="21"/>
        </w:rPr>
        <w:t>生まれた作風の一つで、近代における新しい</w:t>
      </w:r>
      <w:commentRangeStart w:id="326"/>
      <w:r w:rsidR="00ED4119" w:rsidRPr="009E2826">
        <w:rPr>
          <w:rFonts w:ascii="Arial" w:eastAsia="HGSｺﾞｼｯｸM" w:hAnsi="Arial" w:cs="Arial"/>
          <w:kern w:val="0"/>
          <w:szCs w:val="21"/>
        </w:rPr>
        <w:t>南画</w:t>
      </w:r>
      <w:commentRangeEnd w:id="326"/>
      <w:r w:rsidR="00ED4119" w:rsidRPr="009E2826">
        <w:rPr>
          <w:rStyle w:val="aa"/>
          <w:rFonts w:ascii="Arial" w:eastAsia="HGSｺﾞｼｯｸM" w:hAnsi="Arial" w:cs="Arial"/>
          <w:kern w:val="0"/>
          <w:sz w:val="21"/>
          <w:szCs w:val="21"/>
        </w:rPr>
        <w:commentReference w:id="326"/>
      </w:r>
      <w:r w:rsidR="00ED4119" w:rsidRPr="009E2826">
        <w:rPr>
          <w:rFonts w:ascii="Arial" w:eastAsia="HGSｺﾞｼｯｸM" w:hAnsi="Arial" w:cs="Arial"/>
          <w:kern w:val="0"/>
          <w:szCs w:val="21"/>
        </w:rPr>
        <w:t>とも評されました。</w:t>
      </w:r>
    </w:p>
    <w:p w14:paraId="3420EE60" w14:textId="77777777" w:rsidR="00ED4119" w:rsidRDefault="00ED4119" w:rsidP="00ED4119">
      <w:pPr>
        <w:rPr>
          <w:rFonts w:ascii="Arial" w:eastAsia="HGSｺﾞｼｯｸM" w:hAnsi="Arial" w:cs="Arial"/>
          <w:kern w:val="0"/>
          <w:szCs w:val="21"/>
        </w:rPr>
      </w:pPr>
    </w:p>
    <w:p w14:paraId="6E65A12E" w14:textId="77777777" w:rsidR="00ED4119" w:rsidRDefault="00ED4119" w:rsidP="00ED4119">
      <w:pPr>
        <w:rPr>
          <w:rFonts w:ascii="Arial" w:eastAsia="HGSｺﾞｼｯｸM" w:hAnsi="Arial" w:cs="Arial"/>
          <w:kern w:val="0"/>
          <w:szCs w:val="21"/>
        </w:rPr>
      </w:pPr>
    </w:p>
    <w:p w14:paraId="4BE5466A" w14:textId="3D7FD2B6" w:rsidR="00ED4119" w:rsidRPr="009E2826" w:rsidRDefault="009A36D8" w:rsidP="00ED4119">
      <w:pPr>
        <w:rPr>
          <w:rFonts w:ascii="Arial" w:eastAsia="HGSｺﾞｼｯｸM" w:hAnsi="Arial" w:cs="Arial"/>
          <w:kern w:val="0"/>
          <w:szCs w:val="21"/>
        </w:rPr>
      </w:pPr>
      <w:ins w:id="327" w:author="TRIVECTOR" w:date="2026-03-03T16:08:00Z" w16du:dateUtc="2026-03-03T07:08:00Z">
        <w:r>
          <w:rPr>
            <w:rFonts w:ascii="Arial" w:eastAsia="HGSｺﾞｼｯｸM" w:hAnsi="Arial" w:cs="Arial" w:hint="eastAsia"/>
            <w:b/>
            <w:bCs/>
            <w:kern w:val="0"/>
            <w:szCs w:val="21"/>
          </w:rPr>
          <w:t xml:space="preserve">64 </w:t>
        </w:r>
      </w:ins>
      <w:r w:rsidR="00ED4119" w:rsidRPr="00314CFE">
        <w:rPr>
          <w:rFonts w:ascii="Arial" w:eastAsia="HGSｺﾞｼｯｸM" w:hAnsi="Arial" w:cs="Arial"/>
          <w:b/>
          <w:bCs/>
          <w:kern w:val="0"/>
          <w:szCs w:val="21"/>
        </w:rPr>
        <w:t>平福百穂</w:t>
      </w:r>
      <w:r w:rsidR="00ED4119" w:rsidRPr="00A82A3D">
        <w:rPr>
          <w:rFonts w:ascii="Arial" w:eastAsia="HGSｺﾞｼｯｸM" w:hAnsi="Arial" w:cs="Arial" w:hint="eastAsia"/>
          <w:b/>
          <w:bCs/>
          <w:highlight w:val="yellow"/>
        </w:rPr>
        <w:t>，</w:t>
      </w:r>
      <w:r w:rsidR="00ED4119" w:rsidRPr="00AE5D8A">
        <w:rPr>
          <w:rFonts w:ascii="Arial" w:eastAsia="HGSｺﾞｼｯｸM" w:hAnsi="Arial" w:cs="Arial" w:hint="eastAsia"/>
          <w:b/>
          <w:bCs/>
        </w:rPr>
        <w:t>作、</w:t>
      </w:r>
      <w:r w:rsidR="00ED4119" w:rsidRPr="00314CFE">
        <w:rPr>
          <w:rFonts w:ascii="Arial" w:eastAsia="HGSｺﾞｼｯｸM" w:hAnsi="Arial" w:cs="Arial" w:hint="eastAsia"/>
          <w:b/>
          <w:bCs/>
          <w:kern w:val="0"/>
          <w:szCs w:val="21"/>
        </w:rPr>
        <w:t>《</w:t>
      </w:r>
      <w:r w:rsidR="00ED4119" w:rsidRPr="009E2826">
        <w:rPr>
          <w:rFonts w:ascii="Arial" w:eastAsia="HGSｺﾞｼｯｸM" w:hAnsi="Arial" w:cs="Arial"/>
          <w:b/>
          <w:kern w:val="0"/>
          <w:szCs w:val="21"/>
        </w:rPr>
        <w:t>猟</w:t>
      </w:r>
      <w:r w:rsidR="00ED4119">
        <w:rPr>
          <w:rFonts w:ascii="Arial" w:eastAsia="HGSｺﾞｼｯｸM" w:hAnsi="Arial" w:cs="Arial" w:hint="eastAsia"/>
          <w:b/>
          <w:kern w:val="0"/>
          <w:szCs w:val="21"/>
        </w:rPr>
        <w:t>》</w:t>
      </w:r>
      <w:r w:rsidR="00ED4119" w:rsidRPr="007F2CE1">
        <w:rPr>
          <w:rFonts w:ascii="Arial" w:eastAsia="HGSｺﾞｼｯｸM" w:hAnsi="Arial" w:cs="Arial" w:hint="eastAsia"/>
          <w:b/>
          <w:szCs w:val="21"/>
          <w:highlight w:val="yellow"/>
        </w:rPr>
        <w:t>。</w:t>
      </w:r>
      <w:r w:rsidR="00ED4119">
        <w:rPr>
          <w:rFonts w:ascii="Arial" w:eastAsia="HGSｺﾞｼｯｸM" w:hAnsi="Arial" w:cs="Arial" w:hint="eastAsia"/>
          <w:b/>
          <w:highlight w:val="yellow"/>
        </w:rPr>
        <w:t>，</w:t>
      </w:r>
      <w:r w:rsidR="00ED4119" w:rsidRPr="009E2826">
        <w:rPr>
          <w:rFonts w:ascii="Arial" w:eastAsia="HGSｺﾞｼｯｸM" w:hAnsi="Arial" w:cs="Arial"/>
          <w:kern w:val="0"/>
          <w:szCs w:val="21"/>
        </w:rPr>
        <w:t>本作は、「万葉集」の中</w:t>
      </w:r>
      <w:commentRangeStart w:id="328"/>
      <w:r w:rsidR="00ED4119" w:rsidRPr="00385391">
        <w:rPr>
          <w:rFonts w:ascii="Arial" w:eastAsia="HGSｺﾞｼｯｸM" w:hAnsi="Arial" w:cs="Arial" w:hint="eastAsia"/>
          <w:kern w:val="0"/>
          <w:szCs w:val="21"/>
          <w:highlight w:val="magenta"/>
          <w:rPrChange w:id="329" w:author="TRIVECTOR" w:date="2026-03-03T16:15:00Z" w16du:dateUtc="2026-03-03T07:15:00Z">
            <w:rPr>
              <w:rFonts w:ascii="Arial" w:eastAsia="HGSｺﾞｼｯｸM" w:hAnsi="Arial" w:cs="Arial" w:hint="eastAsia"/>
              <w:kern w:val="0"/>
              <w:szCs w:val="21"/>
            </w:rPr>
          </w:rPrChange>
        </w:rPr>
        <w:t>の</w:t>
      </w:r>
      <w:commentRangeStart w:id="330"/>
      <w:r w:rsidR="00ED4119" w:rsidRPr="00385391">
        <w:rPr>
          <w:rFonts w:ascii="Arial" w:eastAsia="HGSｺﾞｼｯｸM" w:hAnsi="Arial" w:cs="Arial" w:hint="eastAsia"/>
          <w:kern w:val="0"/>
          <w:szCs w:val="21"/>
          <w:highlight w:val="magenta"/>
          <w:rPrChange w:id="331" w:author="TRIVECTOR" w:date="2026-03-03T16:15:00Z" w16du:dateUtc="2026-03-03T07:15:00Z">
            <w:rPr>
              <w:rFonts w:ascii="Arial" w:eastAsia="HGSｺﾞｼｯｸM" w:hAnsi="Arial" w:cs="Arial" w:hint="eastAsia"/>
              <w:kern w:val="0"/>
              <w:szCs w:val="21"/>
            </w:rPr>
          </w:rPrChange>
        </w:rPr>
        <w:t>猟</w:t>
      </w:r>
      <w:commentRangeEnd w:id="330"/>
      <w:r w:rsidR="00ED4119" w:rsidRPr="00385391">
        <w:rPr>
          <w:rStyle w:val="aa"/>
          <w:rFonts w:ascii="Arial" w:eastAsia="HGSｺﾞｼｯｸM" w:hAnsi="Arial" w:cs="Arial" w:hint="eastAsia"/>
          <w:kern w:val="0"/>
          <w:sz w:val="21"/>
          <w:szCs w:val="21"/>
          <w:highlight w:val="magenta"/>
          <w:rPrChange w:id="332" w:author="TRIVECTOR" w:date="2026-03-03T16:15:00Z" w16du:dateUtc="2026-03-03T07:15:00Z">
            <w:rPr>
              <w:rStyle w:val="aa"/>
              <w:rFonts w:ascii="Arial" w:eastAsia="HGSｺﾞｼｯｸM" w:hAnsi="Arial" w:cs="Arial" w:hint="eastAsia"/>
              <w:kern w:val="0"/>
              <w:sz w:val="21"/>
              <w:szCs w:val="21"/>
            </w:rPr>
          </w:rPrChange>
        </w:rPr>
        <w:commentReference w:id="330"/>
      </w:r>
      <w:r w:rsidR="00ED4119" w:rsidRPr="00385391">
        <w:rPr>
          <w:rFonts w:ascii="Arial" w:eastAsia="HGSｺﾞｼｯｸM" w:hAnsi="Arial" w:cs="Arial" w:hint="eastAsia"/>
          <w:kern w:val="0"/>
          <w:szCs w:val="21"/>
          <w:highlight w:val="magenta"/>
          <w:rPrChange w:id="333" w:author="TRIVECTOR" w:date="2026-03-03T16:15:00Z" w16du:dateUtc="2026-03-03T07:15:00Z">
            <w:rPr>
              <w:rFonts w:ascii="Arial" w:eastAsia="HGSｺﾞｼｯｸM" w:hAnsi="Arial" w:cs="Arial" w:hint="eastAsia"/>
              <w:kern w:val="0"/>
              <w:szCs w:val="21"/>
            </w:rPr>
          </w:rPrChange>
        </w:rPr>
        <w:t>に</w:t>
      </w:r>
      <w:commentRangeEnd w:id="328"/>
      <w:r w:rsidR="00385391" w:rsidRPr="009E2826">
        <w:rPr>
          <w:rStyle w:val="aa"/>
          <w:rFonts w:ascii="Arial" w:eastAsia="HGSｺﾞｼｯｸM" w:hAnsi="Arial" w:cs="Arial"/>
          <w:kern w:val="0"/>
          <w:sz w:val="21"/>
          <w:szCs w:val="21"/>
        </w:rPr>
        <w:commentReference w:id="328"/>
      </w:r>
      <w:r w:rsidR="00ED4119" w:rsidRPr="009E2826">
        <w:rPr>
          <w:rFonts w:ascii="Arial" w:eastAsia="HGSｺﾞｼｯｸM" w:hAnsi="Arial" w:cs="Arial"/>
          <w:kern w:val="0"/>
          <w:szCs w:val="21"/>
        </w:rPr>
        <w:t>関する歌に着想を得て制作されました。</w:t>
      </w:r>
      <w:commentRangeStart w:id="334"/>
      <w:r w:rsidR="00ED4119" w:rsidRPr="009E2826">
        <w:rPr>
          <w:rFonts w:ascii="Arial" w:eastAsia="HGSｺﾞｼｯｸM" w:hAnsi="Arial" w:cs="Arial"/>
          <w:kern w:val="0"/>
          <w:szCs w:val="21"/>
        </w:rPr>
        <w:t>古</w:t>
      </w:r>
      <w:commentRangeEnd w:id="334"/>
      <w:r w:rsidR="00ED4119" w:rsidRPr="009E2826">
        <w:rPr>
          <w:rStyle w:val="aa"/>
          <w:rFonts w:ascii="Arial" w:eastAsia="HGSｺﾞｼｯｸM" w:hAnsi="Arial" w:cs="Arial"/>
          <w:kern w:val="0"/>
          <w:sz w:val="21"/>
          <w:szCs w:val="21"/>
        </w:rPr>
        <w:commentReference w:id="334"/>
      </w:r>
      <w:r w:rsidR="00ED4119" w:rsidRPr="009E2826">
        <w:rPr>
          <w:rFonts w:ascii="Arial" w:eastAsia="HGSｺﾞｼｯｸM" w:hAnsi="Arial" w:cs="Arial"/>
          <w:kern w:val="0"/>
          <w:szCs w:val="21"/>
        </w:rPr>
        <w:t>の貴人の猟は、正倉院宝物</w:t>
      </w:r>
      <w:r w:rsidR="00ED4119" w:rsidRPr="00D17E1F">
        <w:rPr>
          <w:rFonts w:ascii="Arial" w:eastAsia="HGSｺﾞｼｯｸM" w:hAnsi="Arial" w:cs="Arial" w:hint="eastAsia"/>
          <w:kern w:val="0"/>
          <w:szCs w:val="21"/>
          <w:highlight w:val="yellow"/>
        </w:rPr>
        <w:t>，</w:t>
      </w:r>
      <w:r w:rsidR="00ED4119" w:rsidRPr="009E2826">
        <w:rPr>
          <w:rFonts w:ascii="Arial" w:eastAsia="HGSｺﾞｼｯｸM" w:hAnsi="Arial" w:cs="Arial"/>
          <w:kern w:val="0"/>
          <w:szCs w:val="21"/>
        </w:rPr>
        <w:t>《</w:t>
      </w:r>
      <w:commentRangeStart w:id="335"/>
      <w:r w:rsidR="00ED4119" w:rsidRPr="009E2826">
        <w:rPr>
          <w:rFonts w:ascii="Arial" w:eastAsia="HGSｺﾞｼｯｸM" w:hAnsi="Arial" w:cs="Arial"/>
          <w:kern w:val="0"/>
          <w:szCs w:val="21"/>
        </w:rPr>
        <w:t>銀壺</w:t>
      </w:r>
      <w:commentRangeEnd w:id="335"/>
      <w:r w:rsidR="00ED4119" w:rsidRPr="009E2826">
        <w:rPr>
          <w:rStyle w:val="aa"/>
          <w:rFonts w:ascii="Arial" w:eastAsia="HGSｺﾞｼｯｸM" w:hAnsi="Arial" w:cs="Arial"/>
          <w:kern w:val="0"/>
          <w:sz w:val="21"/>
          <w:szCs w:val="21"/>
        </w:rPr>
        <w:commentReference w:id="335"/>
      </w:r>
      <w:r w:rsidR="00ED4119" w:rsidRPr="009E2826">
        <w:rPr>
          <w:rFonts w:ascii="Arial" w:eastAsia="HGSｺﾞｼｯｸM" w:hAnsi="Arial" w:cs="Arial"/>
          <w:kern w:val="0"/>
          <w:szCs w:val="21"/>
        </w:rPr>
        <w:t>》に刻まれた騎馬人物に取材。その姿は</w:t>
      </w:r>
      <w:r w:rsidR="00ED4119" w:rsidRPr="00BE6016">
        <w:rPr>
          <w:rFonts w:ascii="Arial" w:eastAsia="HGSｺﾞｼｯｸM" w:hAnsi="Arial" w:cs="Arial" w:hint="eastAsia"/>
          <w:color w:val="156082" w:themeColor="accent1"/>
          <w:kern w:val="0"/>
          <w:szCs w:val="21"/>
        </w:rPr>
        <w:t>、</w:t>
      </w:r>
      <w:r w:rsidR="00ED4119" w:rsidRPr="009E2826">
        <w:rPr>
          <w:rFonts w:ascii="Arial" w:eastAsia="HGSｺﾞｼｯｸM" w:hAnsi="Arial" w:cs="Arial"/>
          <w:kern w:val="0"/>
          <w:szCs w:val="21"/>
        </w:rPr>
        <w:t>矢を構える先の獲物へと想像を</w:t>
      </w:r>
      <w:commentRangeStart w:id="336"/>
      <w:r w:rsidR="00ED4119" w:rsidRPr="009E2826">
        <w:rPr>
          <w:rFonts w:ascii="Arial" w:eastAsia="HGSｺﾞｼｯｸM" w:hAnsi="Arial" w:cs="Arial"/>
          <w:kern w:val="0"/>
          <w:szCs w:val="21"/>
        </w:rPr>
        <w:t>誘</w:t>
      </w:r>
      <w:commentRangeEnd w:id="336"/>
      <w:r w:rsidR="00ED4119" w:rsidRPr="009E2826">
        <w:rPr>
          <w:rStyle w:val="aa"/>
          <w:rFonts w:ascii="Arial" w:eastAsia="HGSｺﾞｼｯｸM" w:hAnsi="Arial" w:cs="Arial"/>
          <w:kern w:val="0"/>
          <w:sz w:val="21"/>
          <w:szCs w:val="21"/>
        </w:rPr>
        <w:commentReference w:id="336"/>
      </w:r>
      <w:r w:rsidR="00ED4119" w:rsidRPr="009E2826">
        <w:rPr>
          <w:rFonts w:ascii="Arial" w:eastAsia="HGSｺﾞｼｯｸM" w:hAnsi="Arial" w:cs="Arial"/>
          <w:kern w:val="0"/>
          <w:szCs w:val="21"/>
        </w:rPr>
        <w:t>います。青々と広がる</w:t>
      </w:r>
      <w:commentRangeStart w:id="337"/>
      <w:commentRangeStart w:id="338"/>
      <w:r w:rsidR="00ED4119" w:rsidRPr="009E2826">
        <w:rPr>
          <w:rFonts w:ascii="Arial" w:eastAsia="HGSｺﾞｼｯｸM" w:hAnsi="Arial" w:cs="Arial"/>
          <w:kern w:val="0"/>
          <w:szCs w:val="21"/>
        </w:rPr>
        <w:t>草原</w:t>
      </w:r>
      <w:commentRangeEnd w:id="338"/>
      <w:r w:rsidR="00ED4119" w:rsidRPr="009E2826">
        <w:rPr>
          <w:rStyle w:val="aa"/>
          <w:rFonts w:ascii="Arial" w:eastAsia="HGSｺﾞｼｯｸM" w:hAnsi="Arial" w:cs="Arial"/>
          <w:kern w:val="0"/>
          <w:sz w:val="21"/>
          <w:szCs w:val="21"/>
        </w:rPr>
        <w:commentReference w:id="338"/>
      </w:r>
      <w:commentRangeEnd w:id="337"/>
      <w:r w:rsidR="00385391" w:rsidRPr="009E2826">
        <w:rPr>
          <w:rStyle w:val="aa"/>
          <w:rFonts w:ascii="Arial" w:eastAsia="HGSｺﾞｼｯｸM" w:hAnsi="Arial" w:cs="Arial"/>
          <w:kern w:val="0"/>
          <w:sz w:val="21"/>
          <w:szCs w:val="21"/>
        </w:rPr>
        <w:commentReference w:id="337"/>
      </w:r>
      <w:r w:rsidR="00ED4119" w:rsidRPr="009E2826">
        <w:rPr>
          <w:rFonts w:ascii="Arial" w:eastAsia="HGSｺﾞｼｯｸM" w:hAnsi="Arial" w:cs="Arial"/>
          <w:kern w:val="0"/>
          <w:szCs w:val="21"/>
        </w:rPr>
        <w:t>には無数の</w:t>
      </w:r>
      <w:commentRangeStart w:id="339"/>
      <w:r w:rsidR="00ED4119" w:rsidRPr="009E2826">
        <w:rPr>
          <w:rFonts w:ascii="Arial" w:eastAsia="HGSｺﾞｼｯｸM" w:hAnsi="Arial" w:cs="Arial"/>
          <w:kern w:val="0"/>
          <w:szCs w:val="21"/>
        </w:rPr>
        <w:t>白露</w:t>
      </w:r>
      <w:commentRangeEnd w:id="339"/>
      <w:r w:rsidR="00ED4119" w:rsidRPr="009E2826">
        <w:rPr>
          <w:rStyle w:val="aa"/>
          <w:rFonts w:ascii="Arial" w:eastAsia="HGSｺﾞｼｯｸM" w:hAnsi="Arial" w:cs="Arial"/>
          <w:kern w:val="0"/>
          <w:sz w:val="21"/>
          <w:szCs w:val="21"/>
        </w:rPr>
        <w:commentReference w:id="339"/>
      </w:r>
      <w:r w:rsidR="00ED4119" w:rsidRPr="009E2826">
        <w:rPr>
          <w:rFonts w:ascii="Arial" w:eastAsia="HGSｺﾞｼｯｸM" w:hAnsi="Arial" w:cs="Arial"/>
          <w:kern w:val="0"/>
          <w:szCs w:val="21"/>
        </w:rPr>
        <w:t>が降り、空にはうっすらとした月。</w:t>
      </w:r>
      <w:commentRangeStart w:id="340"/>
      <w:r w:rsidR="00ED4119" w:rsidRPr="009E2826">
        <w:rPr>
          <w:rFonts w:ascii="Arial" w:eastAsia="HGSｺﾞｼｯｸM" w:hAnsi="Arial" w:cs="Arial"/>
          <w:kern w:val="0"/>
          <w:szCs w:val="21"/>
        </w:rPr>
        <w:t>暁頃</w:t>
      </w:r>
      <w:commentRangeEnd w:id="340"/>
      <w:r w:rsidR="00ED4119" w:rsidRPr="009E2826">
        <w:rPr>
          <w:rStyle w:val="aa"/>
          <w:rFonts w:ascii="Arial" w:eastAsia="HGSｺﾞｼｯｸM" w:hAnsi="Arial" w:cs="Arial"/>
          <w:kern w:val="0"/>
          <w:sz w:val="21"/>
          <w:szCs w:val="21"/>
        </w:rPr>
        <w:commentReference w:id="340"/>
      </w:r>
      <w:r w:rsidR="00ED4119" w:rsidRPr="009E2826">
        <w:rPr>
          <w:rFonts w:ascii="Arial" w:eastAsia="HGSｺﾞｼｯｸM" w:hAnsi="Arial" w:cs="Arial"/>
          <w:kern w:val="0"/>
          <w:szCs w:val="21"/>
        </w:rPr>
        <w:t>の情景を、金箔の輝きが透ける</w:t>
      </w:r>
      <w:commentRangeStart w:id="341"/>
      <w:r w:rsidR="00ED4119" w:rsidRPr="009E2826">
        <w:rPr>
          <w:rFonts w:ascii="Arial" w:eastAsia="HGSｺﾞｼｯｸM" w:hAnsi="Arial" w:cs="Arial"/>
          <w:kern w:val="0"/>
          <w:szCs w:val="21"/>
        </w:rPr>
        <w:t>金潜紙</w:t>
      </w:r>
      <w:commentRangeEnd w:id="341"/>
      <w:r w:rsidR="00ED4119" w:rsidRPr="009E2826">
        <w:rPr>
          <w:rStyle w:val="aa"/>
          <w:rFonts w:ascii="Arial" w:eastAsia="HGSｺﾞｼｯｸM" w:hAnsi="Arial" w:cs="Arial"/>
          <w:kern w:val="0"/>
          <w:sz w:val="21"/>
          <w:szCs w:val="21"/>
        </w:rPr>
        <w:commentReference w:id="341"/>
      </w:r>
      <w:r w:rsidR="00ED4119" w:rsidRPr="009E2826">
        <w:rPr>
          <w:rFonts w:ascii="Arial" w:eastAsia="HGSｺﾞｼｯｸM" w:hAnsi="Arial" w:cs="Arial"/>
          <w:kern w:val="0"/>
          <w:szCs w:val="21"/>
        </w:rPr>
        <w:t>を用いて、詩情豊かに表しています。</w:t>
      </w:r>
      <w:r w:rsidR="00ED4119" w:rsidRPr="00C45005">
        <w:rPr>
          <w:rFonts w:ascii="Arial" w:eastAsia="HGSｺﾞｼｯｸM" w:hAnsi="Arial" w:cs="Arial" w:hint="eastAsia"/>
          <w:kern w:val="0"/>
          <w:szCs w:val="21"/>
          <w:highlight w:val="yellow"/>
        </w:rPr>
        <w:t>，</w:t>
      </w:r>
      <w:r w:rsidR="00ED4119" w:rsidRPr="00385391">
        <w:rPr>
          <w:rFonts w:ascii="Arial" w:eastAsia="HGSｺﾞｼｯｸM" w:hAnsi="Arial" w:cs="Arial" w:hint="eastAsia"/>
          <w:kern w:val="0"/>
          <w:szCs w:val="21"/>
          <w:highlight w:val="magenta"/>
          <w:rPrChange w:id="342" w:author="TRIVECTOR" w:date="2026-03-03T16:18:00Z" w16du:dateUtc="2026-03-03T07:18:00Z">
            <w:rPr>
              <w:rFonts w:ascii="Arial" w:eastAsia="HGSｺﾞｼｯｸM" w:hAnsi="Arial" w:cs="Arial" w:hint="eastAsia"/>
              <w:kern w:val="0"/>
              <w:szCs w:val="21"/>
            </w:rPr>
          </w:rPrChange>
        </w:rPr>
        <w:t>珊瑚会</w:t>
      </w:r>
      <w:r w:rsidR="00ED4119" w:rsidRPr="009E2826">
        <w:rPr>
          <w:rFonts w:ascii="Arial" w:eastAsia="HGSｺﾞｼｯｸM" w:hAnsi="Arial" w:cs="Arial"/>
          <w:kern w:val="0"/>
          <w:szCs w:val="21"/>
        </w:rPr>
        <w:t>や</w:t>
      </w:r>
      <w:commentRangeStart w:id="343"/>
      <w:r w:rsidR="00ED4119" w:rsidRPr="009E2826">
        <w:rPr>
          <w:rFonts w:ascii="Arial" w:eastAsia="HGSｺﾞｼｯｸM" w:hAnsi="Arial" w:cs="Arial"/>
          <w:kern w:val="0"/>
          <w:szCs w:val="21"/>
        </w:rPr>
        <w:t>金鈴社</w:t>
      </w:r>
      <w:commentRangeEnd w:id="343"/>
      <w:r w:rsidR="00ED4119" w:rsidRPr="009E2826">
        <w:rPr>
          <w:rStyle w:val="aa"/>
          <w:rFonts w:ascii="Arial" w:eastAsia="HGSｺﾞｼｯｸM" w:hAnsi="Arial" w:cs="Arial"/>
          <w:kern w:val="0"/>
          <w:sz w:val="21"/>
          <w:szCs w:val="21"/>
        </w:rPr>
        <w:commentReference w:id="343"/>
      </w:r>
      <w:r w:rsidR="00ED4119" w:rsidRPr="009E2826">
        <w:rPr>
          <w:rFonts w:ascii="Arial" w:eastAsia="HGSｺﾞｼｯｸM" w:hAnsi="Arial" w:cs="Arial"/>
          <w:kern w:val="0"/>
          <w:szCs w:val="21"/>
        </w:rPr>
        <w:t>で活躍した大正期の平福百穂は、</w:t>
      </w:r>
      <w:commentRangeStart w:id="344"/>
      <w:r w:rsidR="00ED4119" w:rsidRPr="009E2826">
        <w:rPr>
          <w:rFonts w:ascii="Arial" w:eastAsia="HGSｺﾞｼｯｸM" w:hAnsi="Arial" w:cs="Arial"/>
          <w:kern w:val="0"/>
          <w:szCs w:val="21"/>
        </w:rPr>
        <w:t>古事記・日本書紀</w:t>
      </w:r>
      <w:commentRangeEnd w:id="344"/>
      <w:r w:rsidR="00ED4119" w:rsidRPr="009E2826">
        <w:rPr>
          <w:rStyle w:val="aa"/>
          <w:rFonts w:ascii="Arial" w:eastAsia="HGSｺﾞｼｯｸM" w:hAnsi="Arial" w:cs="Arial"/>
          <w:kern w:val="0"/>
          <w:sz w:val="21"/>
          <w:szCs w:val="21"/>
        </w:rPr>
        <w:commentReference w:id="344"/>
      </w:r>
      <w:r w:rsidR="00ED4119" w:rsidRPr="009E2826">
        <w:rPr>
          <w:rFonts w:ascii="Arial" w:eastAsia="HGSｺﾞｼｯｸM" w:hAnsi="Arial" w:cs="Arial"/>
          <w:kern w:val="0"/>
          <w:szCs w:val="21"/>
        </w:rPr>
        <w:t>や古典物語を題材とした作品を複数発表しました。「万葉集」を短歌の本源とするアララギ歌人たちとも親交を深めました。</w:t>
      </w:r>
    </w:p>
    <w:p w14:paraId="35CB2F25" w14:textId="77777777" w:rsidR="00ED4119" w:rsidRDefault="00ED4119" w:rsidP="00ED4119">
      <w:pPr>
        <w:rPr>
          <w:rFonts w:ascii="Arial" w:eastAsia="HGSｺﾞｼｯｸM" w:hAnsi="Arial" w:cs="Arial"/>
          <w:kern w:val="0"/>
          <w:szCs w:val="21"/>
        </w:rPr>
      </w:pPr>
    </w:p>
    <w:p w14:paraId="4EDC61BA" w14:textId="77777777" w:rsidR="00ED4119" w:rsidRDefault="00ED4119" w:rsidP="00ED4119">
      <w:pPr>
        <w:rPr>
          <w:rFonts w:ascii="Arial" w:eastAsia="HGSｺﾞｼｯｸM" w:hAnsi="Arial" w:cs="Arial"/>
          <w:kern w:val="0"/>
          <w:szCs w:val="21"/>
        </w:rPr>
      </w:pPr>
    </w:p>
    <w:p w14:paraId="779DFAC1" w14:textId="1EAB6B3D" w:rsidR="00ED4119" w:rsidRPr="009E2826" w:rsidRDefault="009A36D8" w:rsidP="00ED4119">
      <w:pPr>
        <w:rPr>
          <w:rFonts w:ascii="Arial" w:eastAsia="HGSｺﾞｼｯｸM" w:hAnsi="Arial" w:cs="Arial"/>
          <w:kern w:val="0"/>
          <w:szCs w:val="21"/>
        </w:rPr>
      </w:pPr>
      <w:ins w:id="345" w:author="TRIVECTOR" w:date="2026-03-03T16:08:00Z" w16du:dateUtc="2026-03-03T07:08:00Z">
        <w:r>
          <w:rPr>
            <w:rFonts w:ascii="Arial" w:eastAsia="HGSｺﾞｼｯｸM" w:hAnsi="Arial" w:cs="Arial" w:hint="eastAsia"/>
            <w:b/>
            <w:bCs/>
            <w:kern w:val="0"/>
            <w:szCs w:val="21"/>
          </w:rPr>
          <w:t xml:space="preserve">65 </w:t>
        </w:r>
      </w:ins>
      <w:r w:rsidR="00ED4119" w:rsidRPr="003D4DE1">
        <w:rPr>
          <w:rFonts w:ascii="Arial" w:eastAsia="HGSｺﾞｼｯｸM" w:hAnsi="Arial" w:cs="Arial"/>
          <w:b/>
          <w:bCs/>
          <w:kern w:val="0"/>
          <w:szCs w:val="21"/>
        </w:rPr>
        <w:t>太田聴雨</w:t>
      </w:r>
      <w:r w:rsidR="00ED4119" w:rsidRPr="00A82A3D">
        <w:rPr>
          <w:rFonts w:ascii="Arial" w:eastAsia="HGSｺﾞｼｯｸM" w:hAnsi="Arial" w:cs="Arial" w:hint="eastAsia"/>
          <w:b/>
          <w:bCs/>
          <w:highlight w:val="yellow"/>
        </w:rPr>
        <w:t>，</w:t>
      </w:r>
      <w:r w:rsidR="00ED4119" w:rsidRPr="00AE5D8A">
        <w:rPr>
          <w:rFonts w:ascii="Arial" w:eastAsia="HGSｺﾞｼｯｸM" w:hAnsi="Arial" w:cs="Arial" w:hint="eastAsia"/>
          <w:b/>
          <w:bCs/>
        </w:rPr>
        <w:t>作、</w:t>
      </w:r>
      <w:r w:rsidR="00ED4119" w:rsidRPr="00314CFE">
        <w:rPr>
          <w:rFonts w:ascii="Arial" w:eastAsia="HGSｺﾞｼｯｸM" w:hAnsi="Arial" w:cs="Arial" w:hint="eastAsia"/>
          <w:b/>
          <w:bCs/>
          <w:kern w:val="0"/>
          <w:szCs w:val="21"/>
        </w:rPr>
        <w:t>《</w:t>
      </w:r>
      <w:r w:rsidR="00ED4119" w:rsidRPr="009E2826">
        <w:rPr>
          <w:rFonts w:ascii="Arial" w:eastAsia="HGSｺﾞｼｯｸM" w:hAnsi="Arial" w:cs="Arial"/>
          <w:b/>
          <w:kern w:val="0"/>
          <w:szCs w:val="21"/>
        </w:rPr>
        <w:t>お産</w:t>
      </w:r>
      <w:r w:rsidR="00ED4119">
        <w:rPr>
          <w:rFonts w:ascii="Arial" w:eastAsia="HGSｺﾞｼｯｸM" w:hAnsi="Arial" w:cs="Arial" w:hint="eastAsia"/>
          <w:b/>
          <w:kern w:val="0"/>
          <w:szCs w:val="21"/>
        </w:rPr>
        <w:t>》</w:t>
      </w:r>
      <w:r w:rsidR="00ED4119" w:rsidRPr="007F2CE1">
        <w:rPr>
          <w:rFonts w:ascii="Arial" w:eastAsia="HGSｺﾞｼｯｸM" w:hAnsi="Arial" w:cs="Arial" w:hint="eastAsia"/>
          <w:b/>
          <w:szCs w:val="21"/>
          <w:highlight w:val="yellow"/>
        </w:rPr>
        <w:t>。</w:t>
      </w:r>
      <w:r w:rsidR="00ED4119">
        <w:rPr>
          <w:rFonts w:ascii="Arial" w:eastAsia="HGSｺﾞｼｯｸM" w:hAnsi="Arial" w:cs="Arial" w:hint="eastAsia"/>
          <w:b/>
          <w:highlight w:val="yellow"/>
        </w:rPr>
        <w:t>，</w:t>
      </w:r>
      <w:r w:rsidR="00ED4119" w:rsidRPr="009E2826">
        <w:rPr>
          <w:rFonts w:ascii="Arial" w:eastAsia="HGSｺﾞｼｯｸM" w:hAnsi="Arial" w:cs="Arial"/>
          <w:kern w:val="0"/>
          <w:szCs w:val="21"/>
        </w:rPr>
        <w:t>1932</w:t>
      </w:r>
      <w:r w:rsidR="00ED4119" w:rsidRPr="009E2826">
        <w:rPr>
          <w:rFonts w:ascii="Arial" w:eastAsia="HGSｺﾞｼｯｸM" w:hAnsi="Arial" w:cs="Arial"/>
          <w:kern w:val="0"/>
          <w:szCs w:val="21"/>
        </w:rPr>
        <w:t>年の３月、画家に</w:t>
      </w:r>
      <w:r w:rsidR="00ED4119" w:rsidRPr="00385391">
        <w:rPr>
          <w:rFonts w:ascii="Arial" w:eastAsia="HGSｺﾞｼｯｸM" w:hAnsi="Arial" w:cs="Arial" w:hint="eastAsia"/>
          <w:kern w:val="0"/>
          <w:szCs w:val="21"/>
          <w:highlight w:val="magenta"/>
          <w:rPrChange w:id="346" w:author="TRIVECTOR" w:date="2026-03-03T16:18:00Z" w16du:dateUtc="2026-03-03T07:18:00Z">
            <w:rPr>
              <w:rFonts w:ascii="Arial" w:eastAsia="HGSｺﾞｼｯｸM" w:hAnsi="Arial" w:cs="Arial" w:hint="eastAsia"/>
              <w:kern w:val="0"/>
              <w:szCs w:val="21"/>
            </w:rPr>
          </w:rPrChange>
        </w:rPr>
        <w:t>三女</w:t>
      </w:r>
      <w:r w:rsidR="00ED4119" w:rsidRPr="009E2826">
        <w:rPr>
          <w:rFonts w:ascii="Arial" w:eastAsia="HGSｺﾞｼｯｸM" w:hAnsi="Arial" w:cs="Arial"/>
          <w:kern w:val="0"/>
          <w:szCs w:val="21"/>
        </w:rPr>
        <w:t>が誕生したことが契機となって、本作は制作されました。</w:t>
      </w:r>
      <w:r w:rsidR="00ED4119" w:rsidRPr="003D4DE1">
        <w:rPr>
          <w:rFonts w:ascii="Arial" w:eastAsia="HGSｺﾞｼｯｸM" w:hAnsi="Arial" w:cs="Arial" w:hint="eastAsia"/>
          <w:kern w:val="0"/>
          <w:szCs w:val="21"/>
          <w:highlight w:val="yellow"/>
        </w:rPr>
        <w:t>，</w:t>
      </w:r>
      <w:r w:rsidR="00ED4119" w:rsidRPr="009E2826">
        <w:rPr>
          <w:rFonts w:ascii="Arial" w:eastAsia="HGSｺﾞｼｯｸM" w:hAnsi="Arial" w:cs="Arial"/>
          <w:kern w:val="0"/>
          <w:szCs w:val="21"/>
        </w:rPr>
        <w:t>屏風と、レンギョウの入った花瓶、そして母子が横たわる大小の布団のみが描かれる</w:t>
      </w:r>
      <w:r w:rsidR="00ED4119" w:rsidRPr="007607FE">
        <w:rPr>
          <w:rFonts w:ascii="Arial" w:eastAsia="HGSｺﾞｼｯｸM" w:hAnsi="Arial" w:cs="Arial" w:hint="eastAsia"/>
          <w:color w:val="156082" w:themeColor="accent1"/>
          <w:kern w:val="0"/>
          <w:szCs w:val="21"/>
        </w:rPr>
        <w:t>、</w:t>
      </w:r>
      <w:r w:rsidR="00ED4119" w:rsidRPr="009E2826">
        <w:rPr>
          <w:rFonts w:ascii="Arial" w:eastAsia="HGSｺﾞｼｯｸM" w:hAnsi="Arial" w:cs="Arial"/>
          <w:kern w:val="0"/>
          <w:szCs w:val="21"/>
        </w:rPr>
        <w:t>簡潔な構成です。この</w:t>
      </w:r>
      <w:r w:rsidR="00ED4119" w:rsidRPr="007607FE">
        <w:rPr>
          <w:rFonts w:ascii="Arial" w:eastAsia="HGSｺﾞｼｯｸM" w:hAnsi="Arial" w:cs="Arial" w:hint="eastAsia"/>
          <w:color w:val="156082" w:themeColor="accent1"/>
          <w:kern w:val="0"/>
          <w:szCs w:val="21"/>
        </w:rPr>
        <w:t>、</w:t>
      </w:r>
      <w:r w:rsidR="00ED4119" w:rsidRPr="009E2826">
        <w:rPr>
          <w:rFonts w:ascii="Arial" w:eastAsia="HGSｺﾞｼｯｸM" w:hAnsi="Arial" w:cs="Arial"/>
          <w:kern w:val="0"/>
          <w:szCs w:val="21"/>
        </w:rPr>
        <w:t>静謐な画面の中で</w:t>
      </w:r>
      <w:r w:rsidR="00ED4119" w:rsidRPr="007607FE">
        <w:rPr>
          <w:rFonts w:ascii="Arial" w:eastAsia="HGSｺﾞｼｯｸM" w:hAnsi="Arial" w:cs="Arial" w:hint="eastAsia"/>
          <w:color w:val="156082" w:themeColor="accent1"/>
          <w:kern w:val="0"/>
          <w:szCs w:val="21"/>
        </w:rPr>
        <w:t>、</w:t>
      </w:r>
      <w:r w:rsidR="00ED4119" w:rsidRPr="009E2826">
        <w:rPr>
          <w:rFonts w:ascii="Arial" w:eastAsia="HGSｺﾞｼｯｸM" w:hAnsi="Arial" w:cs="Arial"/>
          <w:kern w:val="0"/>
          <w:szCs w:val="21"/>
        </w:rPr>
        <w:t>唯一の動きである母親の嬰児へ向ける目線は、</w:t>
      </w:r>
      <w:commentRangeStart w:id="347"/>
      <w:r w:rsidR="00ED4119" w:rsidRPr="009E2826">
        <w:rPr>
          <w:rFonts w:ascii="Arial" w:eastAsia="HGSｺﾞｼｯｸM" w:hAnsi="Arial" w:cs="Arial"/>
          <w:kern w:val="0"/>
          <w:szCs w:val="21"/>
        </w:rPr>
        <w:t>没骨描</w:t>
      </w:r>
      <w:commentRangeEnd w:id="347"/>
      <w:r w:rsidR="00ED4119" w:rsidRPr="009E2826">
        <w:rPr>
          <w:rStyle w:val="aa"/>
          <w:rFonts w:ascii="Arial" w:eastAsia="HGSｺﾞｼｯｸM" w:hAnsi="Arial" w:cs="Arial"/>
          <w:kern w:val="0"/>
          <w:sz w:val="21"/>
          <w:szCs w:val="21"/>
        </w:rPr>
        <w:commentReference w:id="347"/>
      </w:r>
      <w:r w:rsidR="00ED4119" w:rsidRPr="009E2826">
        <w:rPr>
          <w:rFonts w:ascii="Arial" w:eastAsia="HGSｺﾞｼｯｸM" w:hAnsi="Arial" w:cs="Arial"/>
          <w:kern w:val="0"/>
          <w:szCs w:val="21"/>
        </w:rPr>
        <w:t>の寝具に対し、黒々とした線でそのまぶたや面貌が表され、強調されています。</w:t>
      </w:r>
      <w:r w:rsidR="00ED4119" w:rsidRPr="003D4DE1">
        <w:rPr>
          <w:rFonts w:ascii="Arial" w:eastAsia="HGSｺﾞｼｯｸM" w:hAnsi="Arial" w:cs="Arial" w:hint="eastAsia"/>
          <w:kern w:val="0"/>
          <w:szCs w:val="21"/>
          <w:highlight w:val="yellow"/>
        </w:rPr>
        <w:t>，</w:t>
      </w:r>
      <w:r w:rsidR="00ED4119" w:rsidRPr="009E2826">
        <w:rPr>
          <w:rFonts w:ascii="Arial" w:eastAsia="HGSｺﾞｼｯｸM" w:hAnsi="Arial" w:cs="Arial"/>
          <w:kern w:val="0"/>
          <w:szCs w:val="21"/>
        </w:rPr>
        <w:t>幼い頃から読書好きだった太田聴雨は、人物を描くとき、その内なる感情をも描出することを目指しました。画家としての再出発を決意して日本美術院展に挑んだ聴雨は、当時の日本美術院で流行していた線描表現を</w:t>
      </w:r>
      <w:r w:rsidR="00ED4119" w:rsidRPr="007607FE">
        <w:rPr>
          <w:rFonts w:ascii="Arial" w:eastAsia="HGSｺﾞｼｯｸM" w:hAnsi="Arial" w:cs="Arial" w:hint="eastAsia"/>
          <w:color w:val="156082" w:themeColor="accent1"/>
          <w:kern w:val="0"/>
          <w:szCs w:val="21"/>
        </w:rPr>
        <w:t>、</w:t>
      </w:r>
      <w:r w:rsidR="00ED4119" w:rsidRPr="009E2826">
        <w:rPr>
          <w:rFonts w:ascii="Arial" w:eastAsia="HGSｺﾞｼｯｸM" w:hAnsi="Arial" w:cs="Arial"/>
          <w:kern w:val="0"/>
          <w:szCs w:val="21"/>
        </w:rPr>
        <w:t>一部ながら効果的に取り入れています。</w:t>
      </w:r>
    </w:p>
    <w:p w14:paraId="02A9A452" w14:textId="77777777" w:rsidR="00ED4119" w:rsidRDefault="00ED4119" w:rsidP="00ED4119">
      <w:pPr>
        <w:rPr>
          <w:rFonts w:ascii="Arial" w:eastAsia="HGSｺﾞｼｯｸM" w:hAnsi="Arial" w:cs="Arial"/>
          <w:szCs w:val="21"/>
        </w:rPr>
      </w:pPr>
    </w:p>
    <w:p w14:paraId="411187F9" w14:textId="77777777" w:rsidR="00ED4119" w:rsidRDefault="00ED4119" w:rsidP="00ED4119">
      <w:pPr>
        <w:rPr>
          <w:rFonts w:ascii="Arial" w:eastAsia="HGSｺﾞｼｯｸM" w:hAnsi="Arial" w:cs="Arial"/>
          <w:szCs w:val="21"/>
        </w:rPr>
      </w:pPr>
    </w:p>
    <w:p w14:paraId="589A3F6A" w14:textId="2CB5F392" w:rsidR="00ED4119" w:rsidRPr="009E2826" w:rsidRDefault="009A36D8" w:rsidP="00ED4119">
      <w:pPr>
        <w:rPr>
          <w:rFonts w:ascii="Arial" w:eastAsia="HGSｺﾞｼｯｸM" w:hAnsi="Arial" w:cs="Arial"/>
          <w:kern w:val="0"/>
          <w:szCs w:val="21"/>
        </w:rPr>
      </w:pPr>
      <w:ins w:id="348" w:author="TRIVECTOR" w:date="2026-03-03T16:09:00Z" w16du:dateUtc="2026-03-03T07:09:00Z">
        <w:r>
          <w:rPr>
            <w:rFonts w:ascii="Arial" w:eastAsia="HGSｺﾞｼｯｸM" w:hAnsi="Arial" w:cs="Arial" w:hint="eastAsia"/>
            <w:b/>
            <w:bCs/>
            <w:kern w:val="0"/>
            <w:szCs w:val="21"/>
          </w:rPr>
          <w:t xml:space="preserve">66 </w:t>
        </w:r>
      </w:ins>
      <w:r w:rsidR="00ED4119" w:rsidRPr="003D4DE1">
        <w:rPr>
          <w:rFonts w:ascii="Arial" w:eastAsia="HGSｺﾞｼｯｸM" w:hAnsi="Arial" w:cs="Arial"/>
          <w:b/>
          <w:bCs/>
          <w:kern w:val="0"/>
          <w:szCs w:val="21"/>
        </w:rPr>
        <w:t>山脇百合子</w:t>
      </w:r>
      <w:r w:rsidR="00ED4119" w:rsidRPr="003D4DE1">
        <w:rPr>
          <w:rFonts w:ascii="Arial" w:eastAsia="HGSｺﾞｼｯｸM" w:hAnsi="Arial" w:cs="Arial" w:hint="eastAsia"/>
          <w:b/>
          <w:bCs/>
          <w:highlight w:val="yellow"/>
        </w:rPr>
        <w:t>，</w:t>
      </w:r>
      <w:r w:rsidR="00ED4119" w:rsidRPr="00AE5D8A">
        <w:rPr>
          <w:rFonts w:ascii="Arial" w:eastAsia="HGSｺﾞｼｯｸM" w:hAnsi="Arial" w:cs="Arial" w:hint="eastAsia"/>
          <w:b/>
          <w:bCs/>
        </w:rPr>
        <w:t>作、</w:t>
      </w:r>
      <w:r w:rsidR="00ED4119" w:rsidRPr="00952F5E">
        <w:rPr>
          <w:rFonts w:ascii="Arial" w:eastAsia="HGSｺﾞｼｯｸM" w:hAnsi="Arial" w:cs="Arial" w:hint="eastAsia"/>
          <w:b/>
          <w:bCs/>
          <w:kern w:val="0"/>
          <w:szCs w:val="21"/>
        </w:rPr>
        <w:t>《</w:t>
      </w:r>
      <w:r w:rsidR="00ED4119" w:rsidRPr="00385391">
        <w:rPr>
          <w:rFonts w:ascii="Arial" w:eastAsia="HGSｺﾞｼｯｸM" w:hAnsi="Arial" w:cs="Arial" w:hint="eastAsia"/>
          <w:b/>
          <w:kern w:val="0"/>
          <w:szCs w:val="21"/>
          <w:highlight w:val="magenta"/>
          <w:rPrChange w:id="349" w:author="TRIVECTOR" w:date="2026-03-03T16:19:00Z" w16du:dateUtc="2026-03-03T07:19:00Z">
            <w:rPr>
              <w:rFonts w:ascii="Arial" w:eastAsia="HGSｺﾞｼｯｸM" w:hAnsi="Arial" w:cs="Arial" w:hint="eastAsia"/>
              <w:b/>
              <w:kern w:val="0"/>
              <w:szCs w:val="21"/>
            </w:rPr>
          </w:rPrChange>
        </w:rPr>
        <w:t>ぐりと</w:t>
      </w:r>
      <w:r w:rsidR="00ED4119" w:rsidRPr="009E2826">
        <w:rPr>
          <w:rFonts w:ascii="Arial" w:eastAsia="HGSｺﾞｼｯｸM" w:hAnsi="Arial" w:cs="Arial"/>
          <w:b/>
          <w:kern w:val="0"/>
          <w:szCs w:val="21"/>
        </w:rPr>
        <w:t>ぐら</w:t>
      </w:r>
      <w:r w:rsidR="00ED4119">
        <w:rPr>
          <w:rFonts w:ascii="Arial" w:eastAsia="HGSｺﾞｼｯｸM" w:hAnsi="Arial" w:cs="Arial" w:hint="eastAsia"/>
          <w:b/>
          <w:kern w:val="0"/>
          <w:szCs w:val="21"/>
        </w:rPr>
        <w:t>》</w:t>
      </w:r>
      <w:r w:rsidR="00ED4119" w:rsidRPr="007F2CE1">
        <w:rPr>
          <w:rFonts w:ascii="Arial" w:eastAsia="HGSｺﾞｼｯｸM" w:hAnsi="Arial" w:cs="Arial" w:hint="eastAsia"/>
          <w:b/>
          <w:szCs w:val="21"/>
          <w:highlight w:val="yellow"/>
        </w:rPr>
        <w:t>。</w:t>
      </w:r>
      <w:r w:rsidR="00ED4119">
        <w:rPr>
          <w:rFonts w:ascii="Arial" w:eastAsia="HGSｺﾞｼｯｸM" w:hAnsi="Arial" w:cs="Arial" w:hint="eastAsia"/>
          <w:b/>
          <w:highlight w:val="yellow"/>
        </w:rPr>
        <w:t>，</w:t>
      </w:r>
      <w:r w:rsidR="00ED4119" w:rsidRPr="009E2826">
        <w:rPr>
          <w:rFonts w:ascii="Arial" w:eastAsia="HGSｺﾞｼｯｸM" w:hAnsi="Arial" w:cs="Arial"/>
          <w:kern w:val="0"/>
          <w:szCs w:val="21"/>
        </w:rPr>
        <w:t>『</w:t>
      </w:r>
      <w:r w:rsidR="00ED4119" w:rsidRPr="00385391">
        <w:rPr>
          <w:rFonts w:ascii="Arial" w:eastAsia="HGSｺﾞｼｯｸM" w:hAnsi="Arial" w:cs="Arial" w:hint="eastAsia"/>
          <w:kern w:val="0"/>
          <w:szCs w:val="21"/>
          <w:highlight w:val="magenta"/>
          <w:rPrChange w:id="350" w:author="TRIVECTOR" w:date="2026-03-03T16:19:00Z" w16du:dateUtc="2026-03-03T07:19:00Z">
            <w:rPr>
              <w:rFonts w:ascii="Arial" w:eastAsia="HGSｺﾞｼｯｸM" w:hAnsi="Arial" w:cs="Arial" w:hint="eastAsia"/>
              <w:kern w:val="0"/>
              <w:szCs w:val="21"/>
            </w:rPr>
          </w:rPrChange>
        </w:rPr>
        <w:t>ぐりと</w:t>
      </w:r>
      <w:r w:rsidR="00ED4119" w:rsidRPr="009E2826">
        <w:rPr>
          <w:rFonts w:ascii="Arial" w:eastAsia="HGSｺﾞｼｯｸM" w:hAnsi="Arial" w:cs="Arial"/>
          <w:kern w:val="0"/>
          <w:szCs w:val="21"/>
        </w:rPr>
        <w:t>ぐら』は、姉の中川李枝子が作った物語に、当時大学生だった</w:t>
      </w:r>
      <w:r w:rsidR="00ED4119" w:rsidRPr="00DB0311">
        <w:rPr>
          <w:rFonts w:ascii="Arial" w:eastAsia="HGSｺﾞｼｯｸM" w:hAnsi="Arial" w:cs="Arial" w:hint="eastAsia"/>
          <w:kern w:val="0"/>
          <w:szCs w:val="21"/>
        </w:rPr>
        <w:t>山脇百合子</w:t>
      </w:r>
      <w:commentRangeStart w:id="351"/>
      <w:r w:rsidR="00ED4119" w:rsidRPr="00DB0311">
        <w:rPr>
          <w:rFonts w:ascii="Arial" w:eastAsia="HGSｺﾞｼｯｸM" w:hAnsi="Arial" w:cs="Arial" w:hint="eastAsia"/>
          <w:color w:val="0070C0"/>
          <w:kern w:val="0"/>
          <w:szCs w:val="21"/>
        </w:rPr>
        <w:t>、旧姓</w:t>
      </w:r>
      <w:r w:rsidR="00ED4119">
        <w:rPr>
          <w:rFonts w:ascii="Arial" w:eastAsia="HGSｺﾞｼｯｸM" w:hAnsi="Arial" w:cs="Arial" w:hint="eastAsia"/>
          <w:color w:val="0070C0"/>
          <w:kern w:val="0"/>
          <w:szCs w:val="21"/>
          <w:highlight w:val="magenta"/>
        </w:rPr>
        <w:t>、</w:t>
      </w:r>
      <w:r w:rsidR="00ED4119" w:rsidRPr="00DB0311">
        <w:rPr>
          <w:rFonts w:ascii="Arial" w:eastAsia="HGSｺﾞｼｯｸM" w:hAnsi="Arial" w:cs="Arial" w:hint="eastAsia"/>
          <w:color w:val="0070C0"/>
          <w:kern w:val="0"/>
          <w:szCs w:val="21"/>
        </w:rPr>
        <w:t>大村百合子</w:t>
      </w:r>
      <w:commentRangeEnd w:id="351"/>
      <w:r w:rsidR="00ED4119" w:rsidRPr="009E2826">
        <w:rPr>
          <w:rStyle w:val="aa"/>
          <w:rFonts w:ascii="Arial" w:eastAsia="HGSｺﾞｼｯｸM" w:hAnsi="Arial" w:cs="Arial"/>
          <w:kern w:val="0"/>
          <w:sz w:val="21"/>
          <w:szCs w:val="21"/>
        </w:rPr>
        <w:commentReference w:id="351"/>
      </w:r>
      <w:r w:rsidR="00ED4119" w:rsidRPr="009E2826">
        <w:rPr>
          <w:rFonts w:ascii="Arial" w:eastAsia="HGSｺﾞｼｯｸM" w:hAnsi="Arial" w:cs="Arial"/>
          <w:kern w:val="0"/>
          <w:szCs w:val="21"/>
        </w:rPr>
        <w:t>が絵を描き、福音館書店の</w:t>
      </w:r>
      <w:r w:rsidR="00ED4119" w:rsidRPr="0027399D">
        <w:rPr>
          <w:rFonts w:ascii="Arial" w:eastAsia="HGSｺﾞｼｯｸM" w:hAnsi="Arial" w:cs="Arial" w:hint="eastAsia"/>
          <w:kern w:val="0"/>
          <w:szCs w:val="21"/>
          <w:highlight w:val="yellow"/>
        </w:rPr>
        <w:t>，</w:t>
      </w:r>
      <w:r w:rsidR="00ED4119" w:rsidRPr="009E2826">
        <w:rPr>
          <w:rFonts w:ascii="Arial" w:eastAsia="HGSｺﾞｼｯｸM" w:hAnsi="Arial" w:cs="Arial"/>
          <w:kern w:val="0"/>
          <w:szCs w:val="21"/>
        </w:rPr>
        <w:t>「</w:t>
      </w:r>
      <w:r w:rsidR="00ED4119" w:rsidRPr="00385391">
        <w:rPr>
          <w:rFonts w:ascii="Arial" w:eastAsia="HGSｺﾞｼｯｸM" w:hAnsi="Arial" w:cs="Arial" w:hint="eastAsia"/>
          <w:kern w:val="0"/>
          <w:szCs w:val="21"/>
          <w:highlight w:val="magenta"/>
          <w:rPrChange w:id="352" w:author="TRIVECTOR" w:date="2026-03-03T16:19:00Z" w16du:dateUtc="2026-03-03T07:19:00Z">
            <w:rPr>
              <w:rFonts w:ascii="Arial" w:eastAsia="HGSｺﾞｼｯｸM" w:hAnsi="Arial" w:cs="Arial" w:hint="eastAsia"/>
              <w:kern w:val="0"/>
              <w:szCs w:val="21"/>
            </w:rPr>
          </w:rPrChange>
        </w:rPr>
        <w:t>こどものとも</w:t>
      </w:r>
      <w:r w:rsidR="00ED4119" w:rsidRPr="009E2826">
        <w:rPr>
          <w:rFonts w:ascii="Arial" w:eastAsia="HGSｺﾞｼｯｸM" w:hAnsi="Arial" w:cs="Arial"/>
          <w:kern w:val="0"/>
          <w:szCs w:val="21"/>
        </w:rPr>
        <w:t>」から出版された絵本です。動物や植物が素直な線と色づかいで描かれ、余白がたっぷりと残されています。その絵は、大きなカステラを作って食べる夢のある物語と相まって、物語絵本の創作が始まったばかりの児童文学界に、子どもたちにとって親しみやすいという新たな価値を提示しました。</w:t>
      </w:r>
      <w:r w:rsidR="00ED4119" w:rsidRPr="003D4DE1">
        <w:rPr>
          <w:rFonts w:ascii="Arial" w:eastAsia="HGSｺﾞｼｯｸM" w:hAnsi="Arial" w:cs="Arial" w:hint="eastAsia"/>
          <w:b/>
          <w:bCs/>
          <w:highlight w:val="yellow"/>
        </w:rPr>
        <w:t>，</w:t>
      </w:r>
      <w:r w:rsidR="00ED4119" w:rsidRPr="00385391">
        <w:rPr>
          <w:rFonts w:ascii="Arial" w:eastAsia="HGSｺﾞｼｯｸM" w:hAnsi="Arial" w:cs="Arial" w:hint="eastAsia"/>
          <w:kern w:val="0"/>
          <w:szCs w:val="21"/>
          <w:highlight w:val="magenta"/>
          <w:rPrChange w:id="353" w:author="TRIVECTOR" w:date="2026-03-03T16:20:00Z" w16du:dateUtc="2026-03-03T07:20:00Z">
            <w:rPr>
              <w:rFonts w:ascii="Arial" w:eastAsia="HGSｺﾞｼｯｸM" w:hAnsi="Arial" w:cs="Arial" w:hint="eastAsia"/>
              <w:kern w:val="0"/>
              <w:szCs w:val="21"/>
            </w:rPr>
          </w:rPrChange>
        </w:rPr>
        <w:t>原画</w:t>
      </w:r>
      <w:r w:rsidR="00ED4119" w:rsidRPr="009E2826">
        <w:rPr>
          <w:rFonts w:ascii="Arial" w:eastAsia="HGSｺﾞｼｯｸM" w:hAnsi="Arial" w:cs="Arial"/>
          <w:kern w:val="0"/>
          <w:szCs w:val="21"/>
        </w:rPr>
        <w:t>である本作には、絵本では編集によってカットされた絵が見付けられたり、</w:t>
      </w:r>
      <w:commentRangeStart w:id="354"/>
      <w:r w:rsidR="00ED4119" w:rsidRPr="009E2826">
        <w:rPr>
          <w:rFonts w:ascii="Arial" w:eastAsia="HGSｺﾞｼｯｸM" w:hAnsi="Arial" w:cs="Arial"/>
          <w:kern w:val="0"/>
          <w:szCs w:val="21"/>
        </w:rPr>
        <w:t>下描</w:t>
      </w:r>
      <w:commentRangeEnd w:id="354"/>
      <w:r w:rsidR="00ED4119" w:rsidRPr="009E2826">
        <w:rPr>
          <w:rStyle w:val="aa"/>
          <w:rFonts w:ascii="Arial" w:eastAsia="HGSｺﾞｼｯｸM" w:hAnsi="Arial" w:cs="Arial"/>
          <w:kern w:val="0"/>
          <w:sz w:val="21"/>
          <w:szCs w:val="21"/>
        </w:rPr>
        <w:commentReference w:id="354"/>
      </w:r>
      <w:r w:rsidR="00ED4119" w:rsidRPr="009E2826">
        <w:rPr>
          <w:rFonts w:ascii="Arial" w:eastAsia="HGSｺﾞｼｯｸM" w:hAnsi="Arial" w:cs="Arial"/>
          <w:kern w:val="0"/>
          <w:szCs w:val="21"/>
        </w:rPr>
        <w:t>きの線が見られたりします。興に乗って絵筆を運ぶ、</w:t>
      </w:r>
      <w:commentRangeStart w:id="355"/>
      <w:commentRangeStart w:id="356"/>
      <w:r w:rsidR="00ED4119" w:rsidRPr="009E2826">
        <w:rPr>
          <w:rFonts w:ascii="Arial" w:eastAsia="HGSｺﾞｼｯｸM" w:hAnsi="Arial" w:cs="Arial"/>
          <w:kern w:val="0"/>
          <w:szCs w:val="21"/>
        </w:rPr>
        <w:t>描</w:t>
      </w:r>
      <w:commentRangeEnd w:id="356"/>
      <w:r w:rsidR="00ED4119" w:rsidRPr="009E2826">
        <w:rPr>
          <w:rStyle w:val="aa"/>
          <w:rFonts w:ascii="Arial" w:eastAsia="HGSｺﾞｼｯｸM" w:hAnsi="Arial" w:cs="Arial"/>
          <w:kern w:val="0"/>
          <w:sz w:val="21"/>
          <w:szCs w:val="21"/>
        </w:rPr>
        <w:commentReference w:id="356"/>
      </w:r>
      <w:r w:rsidR="00ED4119" w:rsidRPr="009E2826">
        <w:rPr>
          <w:rFonts w:ascii="Arial" w:eastAsia="HGSｺﾞｼｯｸM" w:hAnsi="Arial" w:cs="Arial"/>
          <w:kern w:val="0"/>
          <w:szCs w:val="21"/>
        </w:rPr>
        <w:t>き手</w:t>
      </w:r>
      <w:commentRangeEnd w:id="355"/>
      <w:r w:rsidR="000B63D7" w:rsidRPr="009E2826">
        <w:rPr>
          <w:rStyle w:val="aa"/>
          <w:rFonts w:ascii="Arial" w:eastAsia="HGSｺﾞｼｯｸM" w:hAnsi="Arial" w:cs="Arial"/>
          <w:kern w:val="0"/>
          <w:sz w:val="21"/>
          <w:szCs w:val="21"/>
        </w:rPr>
        <w:commentReference w:id="355"/>
      </w:r>
      <w:r w:rsidR="00ED4119" w:rsidRPr="009E2826">
        <w:rPr>
          <w:rFonts w:ascii="Arial" w:eastAsia="HGSｺﾞｼｯｸM" w:hAnsi="Arial" w:cs="Arial"/>
          <w:kern w:val="0"/>
          <w:szCs w:val="21"/>
        </w:rPr>
        <w:t>の心が伝わってくるようです。</w:t>
      </w:r>
    </w:p>
    <w:p w14:paraId="307F9BD4" w14:textId="77777777" w:rsidR="00ED4119" w:rsidRDefault="00ED4119" w:rsidP="00ED4119">
      <w:pPr>
        <w:rPr>
          <w:rFonts w:ascii="Arial" w:eastAsia="HGSｺﾞｼｯｸM" w:hAnsi="Arial" w:cs="Arial"/>
          <w:kern w:val="0"/>
          <w:szCs w:val="21"/>
        </w:rPr>
      </w:pPr>
    </w:p>
    <w:p w14:paraId="31C25CFD" w14:textId="77777777" w:rsidR="00ED4119" w:rsidRDefault="00ED4119" w:rsidP="00ED4119">
      <w:pPr>
        <w:rPr>
          <w:rFonts w:ascii="Arial" w:eastAsia="HGSｺﾞｼｯｸM" w:hAnsi="Arial" w:cs="Arial"/>
          <w:kern w:val="0"/>
          <w:szCs w:val="21"/>
        </w:rPr>
      </w:pPr>
    </w:p>
    <w:p w14:paraId="2A89D115" w14:textId="480FD5EC" w:rsidR="00ED4119" w:rsidRPr="003D4DE1" w:rsidRDefault="009A36D8" w:rsidP="00ED4119">
      <w:pPr>
        <w:rPr>
          <w:rFonts w:ascii="Arial" w:eastAsia="HGSｺﾞｼｯｸM" w:hAnsi="Arial" w:cs="Arial"/>
          <w:b/>
          <w:bCs/>
          <w:kern w:val="0"/>
          <w:szCs w:val="21"/>
        </w:rPr>
      </w:pPr>
      <w:ins w:id="357" w:author="TRIVECTOR" w:date="2026-03-03T16:09:00Z" w16du:dateUtc="2026-03-03T07:09:00Z">
        <w:r>
          <w:rPr>
            <w:rFonts w:ascii="Arial" w:eastAsia="HGSｺﾞｼｯｸM" w:hAnsi="Arial" w:cs="Arial" w:hint="eastAsia"/>
            <w:b/>
            <w:bCs/>
            <w:szCs w:val="21"/>
          </w:rPr>
          <w:t xml:space="preserve">67 </w:t>
        </w:r>
      </w:ins>
      <w:r w:rsidR="00ED4119" w:rsidRPr="003D4DE1">
        <w:rPr>
          <w:rFonts w:ascii="Arial" w:eastAsia="HGSｺﾞｼｯｸM" w:hAnsi="Arial" w:cs="Arial"/>
          <w:b/>
          <w:bCs/>
          <w:szCs w:val="21"/>
        </w:rPr>
        <w:t>斎藤義重</w:t>
      </w:r>
      <w:r w:rsidR="00ED4119" w:rsidRPr="003D4DE1">
        <w:rPr>
          <w:rFonts w:ascii="Arial" w:eastAsia="HGSｺﾞｼｯｸM" w:hAnsi="Arial" w:cs="Arial" w:hint="eastAsia"/>
          <w:b/>
          <w:bCs/>
          <w:highlight w:val="yellow"/>
        </w:rPr>
        <w:t>，</w:t>
      </w:r>
      <w:r w:rsidR="00ED4119" w:rsidRPr="003D4DE1">
        <w:rPr>
          <w:rFonts w:ascii="Arial" w:eastAsia="HGSｺﾞｼｯｸM" w:hAnsi="Arial" w:cs="Arial" w:hint="eastAsia"/>
          <w:b/>
          <w:bCs/>
        </w:rPr>
        <w:t>作、</w:t>
      </w:r>
      <w:r w:rsidR="00ED4119" w:rsidRPr="003D4DE1">
        <w:rPr>
          <w:rFonts w:ascii="Arial" w:eastAsia="HGSｺﾞｼｯｸM" w:hAnsi="Arial" w:cs="Arial" w:hint="eastAsia"/>
          <w:b/>
          <w:bCs/>
          <w:kern w:val="0"/>
          <w:szCs w:val="21"/>
        </w:rPr>
        <w:t>《</w:t>
      </w:r>
      <w:r w:rsidR="00ED4119" w:rsidRPr="00166E19">
        <w:rPr>
          <w:rFonts w:ascii="Arial" w:eastAsia="HGSｺﾞｼｯｸM" w:hAnsi="Arial" w:cs="Arial"/>
          <w:b/>
          <w:bCs/>
          <w:color w:val="0070C0"/>
          <w:kern w:val="0"/>
          <w:szCs w:val="21"/>
        </w:rPr>
        <w:t>作品</w:t>
      </w:r>
      <w:r w:rsidR="00ED4119" w:rsidRPr="00723292">
        <w:rPr>
          <w:rFonts w:ascii="Arial" w:eastAsia="HGSｺﾞｼｯｸM" w:hAnsi="Arial" w:cs="Arial" w:hint="eastAsia"/>
          <w:b/>
          <w:bCs/>
          <w:color w:val="0070C0"/>
          <w:kern w:val="0"/>
          <w:szCs w:val="21"/>
          <w:highlight w:val="magenta"/>
        </w:rPr>
        <w:t>，</w:t>
      </w:r>
      <w:r w:rsidR="00ED4119">
        <w:rPr>
          <w:rFonts w:ascii="Arial" w:eastAsia="HGSｺﾞｼｯｸM" w:hAnsi="Arial" w:cs="Arial" w:hint="eastAsia"/>
          <w:b/>
          <w:bCs/>
          <w:color w:val="0070C0"/>
          <w:kern w:val="0"/>
          <w:szCs w:val="21"/>
        </w:rPr>
        <w:t>（</w:t>
      </w:r>
      <w:r w:rsidR="00ED4119" w:rsidRPr="00166E19">
        <w:rPr>
          <w:rFonts w:ascii="Arial" w:eastAsia="HGSｺﾞｼｯｸM" w:hAnsi="Arial" w:cs="Arial"/>
          <w:b/>
          <w:bCs/>
          <w:color w:val="0070C0"/>
          <w:kern w:val="0"/>
          <w:szCs w:val="21"/>
        </w:rPr>
        <w:t>白</w:t>
      </w:r>
      <w:r w:rsidR="00ED4119">
        <w:rPr>
          <w:rFonts w:ascii="Arial" w:eastAsia="HGSｺﾞｼｯｸM" w:hAnsi="Arial" w:cs="Arial" w:hint="eastAsia"/>
          <w:b/>
          <w:bCs/>
          <w:color w:val="0070C0"/>
          <w:kern w:val="0"/>
          <w:szCs w:val="21"/>
        </w:rPr>
        <w:t>）</w:t>
      </w:r>
      <w:r w:rsidR="00ED4119">
        <w:rPr>
          <w:rFonts w:ascii="Arial" w:eastAsia="HGSｺﾞｼｯｸM" w:hAnsi="Arial" w:cs="Arial" w:hint="eastAsia"/>
          <w:b/>
          <w:bCs/>
          <w:kern w:val="0"/>
          <w:szCs w:val="21"/>
        </w:rPr>
        <w:t>》</w:t>
      </w:r>
      <w:r w:rsidR="00ED4119" w:rsidRPr="007F2CE1">
        <w:rPr>
          <w:rFonts w:ascii="Arial" w:eastAsia="HGSｺﾞｼｯｸM" w:hAnsi="Arial" w:cs="Arial" w:hint="eastAsia"/>
          <w:b/>
          <w:szCs w:val="21"/>
          <w:highlight w:val="yellow"/>
        </w:rPr>
        <w:t>。</w:t>
      </w:r>
      <w:r w:rsidR="00ED4119">
        <w:rPr>
          <w:rFonts w:ascii="Arial" w:eastAsia="HGSｺﾞｼｯｸM" w:hAnsi="Arial" w:cs="Arial" w:hint="eastAsia"/>
          <w:b/>
          <w:highlight w:val="yellow"/>
        </w:rPr>
        <w:t>，</w:t>
      </w:r>
      <w:r w:rsidR="00ED4119" w:rsidRPr="009E2826">
        <w:rPr>
          <w:rFonts w:ascii="Arial" w:eastAsia="HGSｺﾞｼｯｸM" w:hAnsi="Arial" w:cs="Arial"/>
          <w:kern w:val="0"/>
          <w:szCs w:val="21"/>
        </w:rPr>
        <w:t>平面にイリュージョンを作り上げる絵画に疑念を</w:t>
      </w:r>
      <w:commentRangeStart w:id="358"/>
      <w:r w:rsidR="00ED4119" w:rsidRPr="009E2826">
        <w:rPr>
          <w:rFonts w:ascii="Arial" w:eastAsia="HGSｺﾞｼｯｸM" w:hAnsi="Arial" w:cs="Arial"/>
          <w:kern w:val="0"/>
          <w:szCs w:val="21"/>
        </w:rPr>
        <w:t>抱</w:t>
      </w:r>
      <w:commentRangeEnd w:id="358"/>
      <w:r w:rsidR="00ED4119" w:rsidRPr="009E2826">
        <w:rPr>
          <w:rStyle w:val="aa"/>
          <w:rFonts w:ascii="Arial" w:eastAsia="HGSｺﾞｼｯｸM" w:hAnsi="Arial" w:cs="Arial"/>
          <w:kern w:val="0"/>
          <w:sz w:val="21"/>
          <w:szCs w:val="21"/>
        </w:rPr>
        <w:commentReference w:id="358"/>
      </w:r>
      <w:r w:rsidR="00ED4119" w:rsidRPr="009E2826">
        <w:rPr>
          <w:rFonts w:ascii="Arial" w:eastAsia="HGSｺﾞｼｯｸM" w:hAnsi="Arial" w:cs="Arial"/>
          <w:kern w:val="0"/>
          <w:szCs w:val="21"/>
        </w:rPr>
        <w:t>いた斎藤義重は、形態として自立する作品制作に取り組み、革新的な創作を示し続けました。</w:t>
      </w:r>
      <w:r w:rsidR="00ED4119" w:rsidRPr="003D4DE1">
        <w:rPr>
          <w:rFonts w:ascii="Arial" w:eastAsia="HGSｺﾞｼｯｸM" w:hAnsi="Arial" w:cs="Arial" w:hint="eastAsia"/>
          <w:b/>
          <w:bCs/>
          <w:kern w:val="0"/>
          <w:szCs w:val="21"/>
          <w:highlight w:val="yellow"/>
        </w:rPr>
        <w:t>，</w:t>
      </w:r>
      <w:r w:rsidR="00ED4119" w:rsidRPr="009E2826">
        <w:rPr>
          <w:rFonts w:ascii="Arial" w:eastAsia="HGSｺﾞｼｯｸM" w:hAnsi="Arial" w:cs="Arial"/>
          <w:kern w:val="0"/>
          <w:szCs w:val="21"/>
        </w:rPr>
        <w:t>絵筆を電動ドリルに持ち替え、それを</w:t>
      </w:r>
      <w:commentRangeStart w:id="359"/>
      <w:r w:rsidR="00ED4119" w:rsidRPr="009E2826">
        <w:rPr>
          <w:rFonts w:ascii="Arial" w:eastAsia="HGSｺﾞｼｯｸM" w:hAnsi="Arial" w:cs="Arial"/>
          <w:kern w:val="0"/>
          <w:szCs w:val="21"/>
        </w:rPr>
        <w:t>合板</w:t>
      </w:r>
      <w:commentRangeEnd w:id="359"/>
      <w:r w:rsidR="00ED4119" w:rsidRPr="009E2826">
        <w:rPr>
          <w:rStyle w:val="aa"/>
          <w:rFonts w:ascii="Arial" w:eastAsia="HGSｺﾞｼｯｸM" w:hAnsi="Arial" w:cs="Arial"/>
          <w:kern w:val="0"/>
          <w:sz w:val="21"/>
          <w:szCs w:val="21"/>
        </w:rPr>
        <w:commentReference w:id="359"/>
      </w:r>
      <w:r w:rsidR="00ED4119" w:rsidRPr="009E2826">
        <w:rPr>
          <w:rFonts w:ascii="Arial" w:eastAsia="HGSｺﾞｼｯｸM" w:hAnsi="Arial" w:cs="Arial"/>
          <w:kern w:val="0"/>
          <w:szCs w:val="21"/>
        </w:rPr>
        <w:t>の表面に走らせて</w:t>
      </w:r>
      <w:r w:rsidR="00ED4119" w:rsidRPr="000B63D7">
        <w:rPr>
          <w:rFonts w:ascii="Arial" w:eastAsia="HGSｺﾞｼｯｸM" w:hAnsi="Arial" w:cs="Arial" w:hint="eastAsia"/>
          <w:kern w:val="0"/>
          <w:szCs w:val="21"/>
          <w:highlight w:val="magenta"/>
          <w:rPrChange w:id="360" w:author="TRIVECTOR" w:date="2026-03-03T16:21:00Z" w16du:dateUtc="2026-03-03T07:21:00Z">
            <w:rPr>
              <w:rFonts w:ascii="Arial" w:eastAsia="HGSｺﾞｼｯｸM" w:hAnsi="Arial" w:cs="Arial" w:hint="eastAsia"/>
              <w:kern w:val="0"/>
              <w:szCs w:val="21"/>
            </w:rPr>
          </w:rPrChange>
        </w:rPr>
        <w:t>線条</w:t>
      </w:r>
      <w:r w:rsidR="00ED4119" w:rsidRPr="009E2826">
        <w:rPr>
          <w:rFonts w:ascii="Arial" w:eastAsia="HGSｺﾞｼｯｸM" w:hAnsi="Arial" w:cs="Arial"/>
          <w:kern w:val="0"/>
          <w:szCs w:val="21"/>
        </w:rPr>
        <w:t>を刻むという手法の連作は、</w:t>
      </w:r>
      <w:r w:rsidR="00ED4119" w:rsidRPr="009E2826">
        <w:rPr>
          <w:rFonts w:ascii="Arial" w:eastAsia="HGSｺﾞｼｯｸM" w:hAnsi="Arial" w:cs="Arial"/>
          <w:kern w:val="0"/>
          <w:szCs w:val="21"/>
        </w:rPr>
        <w:t>1960</w:t>
      </w:r>
      <w:r w:rsidR="00ED4119" w:rsidRPr="009E2826">
        <w:rPr>
          <w:rFonts w:ascii="Arial" w:eastAsia="HGSｺﾞｼｯｸM" w:hAnsi="Arial" w:cs="Arial"/>
          <w:kern w:val="0"/>
          <w:szCs w:val="21"/>
        </w:rPr>
        <w:t>年から始まりました。作者の意志と、ドリルと木目の間の制御し難い抵抗が相まって、強弱様々な線や点が</w:t>
      </w:r>
      <w:commentRangeStart w:id="361"/>
      <w:r w:rsidR="00ED4119" w:rsidRPr="009E2826">
        <w:rPr>
          <w:rFonts w:ascii="Arial" w:eastAsia="HGSｺﾞｼｯｸM" w:hAnsi="Arial" w:cs="Arial"/>
          <w:kern w:val="0"/>
          <w:szCs w:val="21"/>
        </w:rPr>
        <w:t>穿</w:t>
      </w:r>
      <w:commentRangeEnd w:id="361"/>
      <w:r w:rsidR="00ED4119" w:rsidRPr="009E2826">
        <w:rPr>
          <w:rStyle w:val="aa"/>
          <w:rFonts w:ascii="Arial" w:eastAsia="HGSｺﾞｼｯｸM" w:hAnsi="Arial" w:cs="Arial"/>
          <w:kern w:val="0"/>
          <w:sz w:val="21"/>
          <w:szCs w:val="21"/>
        </w:rPr>
        <w:commentReference w:id="361"/>
      </w:r>
      <w:r w:rsidR="00ED4119" w:rsidRPr="009E2826">
        <w:rPr>
          <w:rFonts w:ascii="Arial" w:eastAsia="HGSｺﾞｼｯｸM" w:hAnsi="Arial" w:cs="Arial"/>
          <w:kern w:val="0"/>
          <w:szCs w:val="21"/>
        </w:rPr>
        <w:t>たれ、それらがなす特有のリズムは</w:t>
      </w:r>
      <w:r w:rsidR="00ED4119" w:rsidRPr="002222FB">
        <w:rPr>
          <w:rFonts w:ascii="Arial" w:eastAsia="HGSｺﾞｼｯｸM" w:hAnsi="Arial" w:cs="Arial" w:hint="eastAsia"/>
          <w:color w:val="0070C0"/>
          <w:kern w:val="0"/>
          <w:szCs w:val="21"/>
        </w:rPr>
        <w:t>、</w:t>
      </w:r>
      <w:r w:rsidR="00ED4119" w:rsidRPr="009E2826">
        <w:rPr>
          <w:rFonts w:ascii="Arial" w:eastAsia="HGSｺﾞｼｯｸM" w:hAnsi="Arial" w:cs="Arial"/>
          <w:kern w:val="0"/>
          <w:szCs w:val="21"/>
        </w:rPr>
        <w:t>見る者を</w:t>
      </w:r>
      <w:r w:rsidR="00ED4119" w:rsidRPr="002222FB">
        <w:rPr>
          <w:rFonts w:ascii="Arial" w:eastAsia="HGSｺﾞｼｯｸM" w:hAnsi="Arial" w:cs="Arial" w:hint="eastAsia"/>
          <w:color w:val="0070C0"/>
          <w:kern w:val="0"/>
          <w:szCs w:val="21"/>
        </w:rPr>
        <w:t>、</w:t>
      </w:r>
      <w:r w:rsidR="00ED4119" w:rsidRPr="009E2826">
        <w:rPr>
          <w:rFonts w:ascii="Arial" w:eastAsia="HGSｺﾞｼｯｸM" w:hAnsi="Arial" w:cs="Arial"/>
          <w:kern w:val="0"/>
          <w:szCs w:val="21"/>
        </w:rPr>
        <w:t>制作の過程や時間の追想へと導きます。線や点は</w:t>
      </w:r>
      <w:r w:rsidR="00ED4119" w:rsidRPr="000B63D7">
        <w:rPr>
          <w:rFonts w:ascii="Arial" w:eastAsia="HGSｺﾞｼｯｸM" w:hAnsi="Arial" w:cs="Arial" w:hint="eastAsia"/>
          <w:kern w:val="0"/>
          <w:szCs w:val="21"/>
          <w:highlight w:val="magenta"/>
          <w:rPrChange w:id="362" w:author="TRIVECTOR" w:date="2026-03-03T16:22:00Z" w16du:dateUtc="2026-03-03T07:22:00Z">
            <w:rPr>
              <w:rFonts w:ascii="Arial" w:eastAsia="HGSｺﾞｼｯｸM" w:hAnsi="Arial" w:cs="Arial" w:hint="eastAsia"/>
              <w:kern w:val="0"/>
              <w:szCs w:val="21"/>
            </w:rPr>
          </w:rPrChange>
        </w:rPr>
        <w:t>描画的</w:t>
      </w:r>
      <w:r w:rsidR="00ED4119" w:rsidRPr="009E2826">
        <w:rPr>
          <w:rFonts w:ascii="Arial" w:eastAsia="HGSｺﾞｼｯｸM" w:hAnsi="Arial" w:cs="Arial"/>
          <w:kern w:val="0"/>
          <w:szCs w:val="21"/>
        </w:rPr>
        <w:t>な要素でもありますが、刻む行為に</w:t>
      </w:r>
      <w:r w:rsidR="00ED4119" w:rsidRPr="002222FB">
        <w:rPr>
          <w:rFonts w:ascii="Arial" w:eastAsia="HGSｺﾞｼｯｸM" w:hAnsi="Arial" w:cs="Arial" w:hint="eastAsia"/>
          <w:color w:val="0070C0"/>
          <w:kern w:val="0"/>
          <w:szCs w:val="21"/>
        </w:rPr>
        <w:t>、</w:t>
      </w:r>
      <w:r w:rsidR="00ED4119" w:rsidRPr="009E2826">
        <w:rPr>
          <w:rFonts w:ascii="Arial" w:eastAsia="HGSｺﾞｼｯｸM" w:hAnsi="Arial" w:cs="Arial"/>
          <w:kern w:val="0"/>
          <w:szCs w:val="21"/>
        </w:rPr>
        <w:t>白を塗</w:t>
      </w:r>
      <w:r w:rsidR="00ED4119" w:rsidRPr="009E2826">
        <w:rPr>
          <w:rFonts w:ascii="Arial" w:eastAsia="HGSｺﾞｼｯｸM" w:hAnsi="Arial" w:cs="Arial"/>
          <w:kern w:val="0"/>
          <w:szCs w:val="21"/>
        </w:rPr>
        <w:lastRenderedPageBreak/>
        <w:t>り込める行為を重ねることによって、この作品は物質としての側面もまた</w:t>
      </w:r>
      <w:r w:rsidR="00ED4119" w:rsidRPr="002222FB">
        <w:rPr>
          <w:rFonts w:ascii="Arial" w:eastAsia="HGSｺﾞｼｯｸM" w:hAnsi="Arial" w:cs="Arial" w:hint="eastAsia"/>
          <w:color w:val="0070C0"/>
          <w:kern w:val="0"/>
          <w:szCs w:val="21"/>
        </w:rPr>
        <w:t>、</w:t>
      </w:r>
      <w:r w:rsidR="00ED4119" w:rsidRPr="009E2826">
        <w:rPr>
          <w:rFonts w:ascii="Arial" w:eastAsia="HGSｺﾞｼｯｸM" w:hAnsi="Arial" w:cs="Arial"/>
          <w:kern w:val="0"/>
          <w:szCs w:val="21"/>
        </w:rPr>
        <w:t>引き立てられています。</w:t>
      </w:r>
    </w:p>
    <w:p w14:paraId="1732886B" w14:textId="77777777" w:rsidR="00ED4119" w:rsidRDefault="00ED4119">
      <w:pPr>
        <w:rPr>
          <w:rFonts w:ascii="Arial" w:eastAsia="HGSｺﾞｼｯｸM" w:hAnsi="Arial" w:cs="Arial"/>
        </w:rPr>
      </w:pPr>
    </w:p>
    <w:p w14:paraId="347DDF30" w14:textId="77777777" w:rsidR="00ED4119" w:rsidRDefault="00ED4119">
      <w:pPr>
        <w:rPr>
          <w:rFonts w:ascii="Arial" w:eastAsia="HGSｺﾞｼｯｸM" w:hAnsi="Arial" w:cs="Arial"/>
        </w:rPr>
      </w:pPr>
    </w:p>
    <w:p w14:paraId="4D15AA1F" w14:textId="798C13DA" w:rsidR="000A68F6" w:rsidRPr="00A25536" w:rsidRDefault="009A36D8" w:rsidP="000A68F6">
      <w:pPr>
        <w:rPr>
          <w:rFonts w:ascii="Arial" w:eastAsia="HGSｺﾞｼｯｸM" w:hAnsi="Arial" w:cs="Arial"/>
          <w:szCs w:val="21"/>
        </w:rPr>
      </w:pPr>
      <w:ins w:id="363" w:author="TRIVECTOR" w:date="2026-03-03T16:09:00Z" w16du:dateUtc="2026-03-03T07:09:00Z">
        <w:r>
          <w:rPr>
            <w:rFonts w:ascii="Arial" w:eastAsia="HGSｺﾞｼｯｸM" w:hAnsi="Arial" w:cs="Arial" w:hint="eastAsia"/>
            <w:b/>
            <w:bCs/>
            <w:szCs w:val="21"/>
          </w:rPr>
          <w:t xml:space="preserve">68 </w:t>
        </w:r>
      </w:ins>
      <w:r w:rsidR="000A68F6" w:rsidRPr="000B63D7">
        <w:rPr>
          <w:rFonts w:ascii="Arial" w:eastAsia="HGSｺﾞｼｯｸM" w:hAnsi="Arial" w:cs="Arial" w:hint="eastAsia"/>
          <w:b/>
          <w:bCs/>
          <w:szCs w:val="21"/>
          <w:highlight w:val="magenta"/>
          <w:rPrChange w:id="364" w:author="TRIVECTOR" w:date="2026-03-03T16:22:00Z" w16du:dateUtc="2026-03-03T07:22:00Z">
            <w:rPr>
              <w:rFonts w:ascii="Arial" w:eastAsia="HGSｺﾞｼｯｸM" w:hAnsi="Arial" w:cs="Arial" w:hint="eastAsia"/>
              <w:b/>
              <w:bCs/>
              <w:szCs w:val="21"/>
            </w:rPr>
          </w:rPrChange>
        </w:rPr>
        <w:t>昆野恆</w:t>
      </w:r>
      <w:r w:rsidR="000A68F6" w:rsidRPr="00A25536">
        <w:rPr>
          <w:rFonts w:ascii="Arial" w:eastAsia="HGSｺﾞｼｯｸM" w:hAnsi="Arial" w:cs="Arial" w:hint="eastAsia"/>
          <w:b/>
          <w:bCs/>
          <w:szCs w:val="21"/>
          <w:highlight w:val="yellow"/>
        </w:rPr>
        <w:t>，</w:t>
      </w:r>
      <w:r w:rsidR="000A68F6" w:rsidRPr="00A25536">
        <w:rPr>
          <w:rFonts w:ascii="Arial" w:eastAsia="HGSｺﾞｼｯｸM" w:hAnsi="Arial" w:cs="Arial" w:hint="eastAsia"/>
          <w:b/>
          <w:bCs/>
          <w:szCs w:val="21"/>
        </w:rPr>
        <w:t>作、</w:t>
      </w:r>
      <w:r w:rsidR="000A68F6" w:rsidRPr="00A25536">
        <w:rPr>
          <w:rFonts w:ascii="Arial" w:eastAsia="HGSｺﾞｼｯｸM" w:hAnsi="Arial" w:cs="Arial"/>
          <w:b/>
          <w:bCs/>
          <w:szCs w:val="21"/>
        </w:rPr>
        <w:t>《生長の形態》</w:t>
      </w:r>
      <w:r w:rsidR="000A68F6" w:rsidRPr="00560303">
        <w:rPr>
          <w:rFonts w:ascii="Arial" w:eastAsia="HGSｺﾞｼｯｸM" w:hAnsi="Arial" w:cs="Arial" w:hint="eastAsia"/>
          <w:b/>
          <w:bCs/>
          <w:szCs w:val="21"/>
          <w:highlight w:val="yellow"/>
        </w:rPr>
        <w:t>。</w:t>
      </w:r>
      <w:r w:rsidR="000A68F6" w:rsidRPr="00A25536">
        <w:rPr>
          <w:rFonts w:ascii="Arial" w:eastAsia="HGSｺﾞｼｯｸM" w:hAnsi="Arial" w:cs="Arial" w:hint="eastAsia"/>
          <w:b/>
          <w:bCs/>
          <w:szCs w:val="21"/>
          <w:highlight w:val="yellow"/>
        </w:rPr>
        <w:t>，</w:t>
      </w:r>
      <w:r w:rsidR="000A68F6" w:rsidRPr="00A25536">
        <w:rPr>
          <w:rFonts w:ascii="Arial" w:eastAsia="HGSｺﾞｼｯｸM" w:hAnsi="Arial" w:cs="Arial"/>
          <w:szCs w:val="21"/>
        </w:rPr>
        <w:t>昆野は</w:t>
      </w:r>
      <w:r w:rsidR="000A68F6" w:rsidRPr="00A25536">
        <w:rPr>
          <w:rFonts w:ascii="Arial" w:eastAsia="HGSｺﾞｼｯｸM" w:hAnsi="Arial" w:cs="Arial"/>
          <w:szCs w:val="21"/>
        </w:rPr>
        <w:t>1951</w:t>
      </w:r>
      <w:r w:rsidR="000A68F6" w:rsidRPr="00A25536">
        <w:rPr>
          <w:rFonts w:ascii="Arial" w:eastAsia="HGSｺﾞｼｯｸM" w:hAnsi="Arial" w:cs="Arial"/>
          <w:szCs w:val="21"/>
        </w:rPr>
        <w:t>年頃から写実を離れ、</w:t>
      </w:r>
      <w:r w:rsidR="000A68F6" w:rsidRPr="000B63D7">
        <w:rPr>
          <w:rFonts w:ascii="Arial" w:eastAsia="HGSｺﾞｼｯｸM" w:hAnsi="Arial" w:cs="Arial" w:hint="eastAsia"/>
          <w:szCs w:val="21"/>
          <w:highlight w:val="magenta"/>
          <w:rPrChange w:id="365" w:author="TRIVECTOR" w:date="2026-03-03T16:22:00Z" w16du:dateUtc="2026-03-03T07:22:00Z">
            <w:rPr>
              <w:rFonts w:ascii="Arial" w:eastAsia="HGSｺﾞｼｯｸM" w:hAnsi="Arial" w:cs="Arial" w:hint="eastAsia"/>
              <w:szCs w:val="21"/>
            </w:rPr>
          </w:rPrChange>
        </w:rPr>
        <w:t>だんだんと</w:t>
      </w:r>
      <w:r w:rsidR="000A68F6" w:rsidRPr="00A25536">
        <w:rPr>
          <w:rFonts w:ascii="Arial" w:eastAsia="HGSｺﾞｼｯｸM" w:hAnsi="Arial" w:cs="Arial"/>
          <w:szCs w:val="21"/>
        </w:rPr>
        <w:t>抽象表現へと向かいました。本作は再制作であり、東京国立近代美術館が所蔵する原作は</w:t>
      </w:r>
      <w:r w:rsidR="000A68F6" w:rsidRPr="00A25536">
        <w:rPr>
          <w:rFonts w:ascii="Arial" w:eastAsia="HGSｺﾞｼｯｸM" w:hAnsi="Arial" w:cs="Arial"/>
          <w:szCs w:val="21"/>
        </w:rPr>
        <w:t>1954</w:t>
      </w:r>
      <w:r w:rsidR="000A68F6" w:rsidRPr="00A25536">
        <w:rPr>
          <w:rFonts w:ascii="Arial" w:eastAsia="HGSｺﾞｼｯｸM" w:hAnsi="Arial" w:cs="Arial"/>
          <w:szCs w:val="21"/>
        </w:rPr>
        <w:t>年に、石膏の表面を</w:t>
      </w:r>
      <w:r w:rsidR="000A68F6" w:rsidRPr="00860AA1">
        <w:rPr>
          <w:rFonts w:ascii="Arial" w:eastAsia="HGSｺﾞｼｯｸM" w:hAnsi="Arial" w:cs="Arial" w:hint="eastAsia"/>
          <w:szCs w:val="21"/>
          <w:highlight w:val="yellow"/>
        </w:rPr>
        <w:t>，</w:t>
      </w:r>
      <w:r w:rsidR="000A68F6" w:rsidRPr="00A25536">
        <w:rPr>
          <w:rFonts w:ascii="Arial" w:eastAsia="HGSｺﾞｼｯｸM" w:hAnsi="Arial" w:cs="Arial"/>
          <w:szCs w:val="21"/>
        </w:rPr>
        <w:t>カシューという合成樹脂でコーティングした独自のスタイルで制作されました。昆野は、「生長の形態」</w:t>
      </w:r>
      <w:r w:rsidR="000A68F6" w:rsidRPr="00860AA1">
        <w:rPr>
          <w:rFonts w:ascii="Arial" w:eastAsia="HGSｺﾞｼｯｸM" w:hAnsi="Arial" w:cs="Arial" w:hint="eastAsia"/>
          <w:szCs w:val="21"/>
          <w:highlight w:val="yellow"/>
        </w:rPr>
        <w:t>，</w:t>
      </w:r>
      <w:r w:rsidR="000A68F6" w:rsidRPr="00A25536">
        <w:rPr>
          <w:rFonts w:ascii="Arial" w:eastAsia="HGSｺﾞｼｯｸM" w:hAnsi="Arial" w:cs="Arial"/>
          <w:szCs w:val="21"/>
        </w:rPr>
        <w:t>と題した作品を複数制作しており、それらを</w:t>
      </w:r>
      <w:r w:rsidR="000A68F6" w:rsidRPr="00860AA1">
        <w:rPr>
          <w:rFonts w:ascii="Arial" w:eastAsia="HGSｺﾞｼｯｸM" w:hAnsi="Arial" w:cs="Arial" w:hint="eastAsia"/>
          <w:szCs w:val="21"/>
          <w:highlight w:val="yellow"/>
        </w:rPr>
        <w:t>，</w:t>
      </w:r>
      <w:r w:rsidR="000A68F6" w:rsidRPr="00A25536">
        <w:rPr>
          <w:rFonts w:ascii="Arial" w:eastAsia="HGSｺﾞｼｯｸM" w:hAnsi="Arial" w:cs="Arial"/>
          <w:szCs w:val="21"/>
        </w:rPr>
        <w:t>「一連の発展する生命の具体化」</w:t>
      </w:r>
      <w:r w:rsidR="000A68F6" w:rsidRPr="00860AA1">
        <w:rPr>
          <w:rFonts w:ascii="Arial" w:eastAsia="HGSｺﾞｼｯｸM" w:hAnsi="Arial" w:cs="Arial" w:hint="eastAsia"/>
          <w:szCs w:val="21"/>
          <w:highlight w:val="yellow"/>
        </w:rPr>
        <w:t>，</w:t>
      </w:r>
      <w:r w:rsidR="000A68F6" w:rsidRPr="00A25536">
        <w:rPr>
          <w:rFonts w:ascii="Arial" w:eastAsia="HGSｺﾞｼｯｸM" w:hAnsi="Arial" w:cs="Arial"/>
          <w:szCs w:val="21"/>
        </w:rPr>
        <w:t>と位置付けています。つややかな、枝分かれした植物のような形態は、昆野自身が</w:t>
      </w:r>
      <w:r w:rsidR="000A68F6" w:rsidRPr="00860AA1">
        <w:rPr>
          <w:rFonts w:ascii="Arial" w:eastAsia="HGSｺﾞｼｯｸM" w:hAnsi="Arial" w:cs="Arial" w:hint="eastAsia"/>
          <w:szCs w:val="21"/>
          <w:highlight w:val="yellow"/>
        </w:rPr>
        <w:t>，</w:t>
      </w:r>
      <w:r w:rsidR="000A68F6" w:rsidRPr="00A25536">
        <w:rPr>
          <w:rFonts w:ascii="Arial" w:eastAsia="HGSｺﾞｼｯｸM" w:hAnsi="Arial" w:cs="Arial"/>
          <w:szCs w:val="21"/>
        </w:rPr>
        <w:t>美術雑誌などで関心を示していた</w:t>
      </w:r>
      <w:r w:rsidR="000A68F6" w:rsidRPr="00860AA1">
        <w:rPr>
          <w:rFonts w:ascii="Arial" w:eastAsia="HGSｺﾞｼｯｸM" w:hAnsi="Arial" w:cs="Arial" w:hint="eastAsia"/>
          <w:szCs w:val="21"/>
          <w:highlight w:val="yellow"/>
        </w:rPr>
        <w:t>，</w:t>
      </w:r>
      <w:r w:rsidR="000A68F6" w:rsidRPr="00A25536">
        <w:rPr>
          <w:rFonts w:ascii="Arial" w:eastAsia="HGSｺﾞｼｯｸM" w:hAnsi="Arial" w:cs="Arial"/>
          <w:szCs w:val="21"/>
        </w:rPr>
        <w:t>アルプやブランクーシからの影響を思わせます。</w:t>
      </w:r>
    </w:p>
    <w:p w14:paraId="532C4D03" w14:textId="77777777" w:rsidR="000A68F6" w:rsidRDefault="000A68F6" w:rsidP="000A68F6">
      <w:pPr>
        <w:widowControl/>
        <w:jc w:val="left"/>
        <w:rPr>
          <w:rFonts w:ascii="Arial" w:eastAsia="HGSｺﾞｼｯｸM" w:hAnsi="Arial" w:cs="Arial"/>
          <w:szCs w:val="21"/>
        </w:rPr>
      </w:pPr>
    </w:p>
    <w:p w14:paraId="65935F8D" w14:textId="77777777" w:rsidR="000A68F6" w:rsidRDefault="000A68F6" w:rsidP="000A68F6">
      <w:pPr>
        <w:widowControl/>
        <w:jc w:val="left"/>
        <w:rPr>
          <w:rFonts w:ascii="Arial" w:eastAsia="HGSｺﾞｼｯｸM" w:hAnsi="Arial" w:cs="Arial"/>
          <w:szCs w:val="21"/>
        </w:rPr>
      </w:pPr>
    </w:p>
    <w:p w14:paraId="61C5A0E7" w14:textId="7635450A" w:rsidR="000A68F6" w:rsidRPr="00A25536" w:rsidRDefault="009A36D8" w:rsidP="000A68F6">
      <w:pPr>
        <w:rPr>
          <w:rFonts w:ascii="Arial" w:eastAsia="HGSｺﾞｼｯｸM" w:hAnsi="Arial" w:cs="Arial"/>
          <w:szCs w:val="21"/>
        </w:rPr>
      </w:pPr>
      <w:ins w:id="366" w:author="TRIVECTOR" w:date="2026-03-03T16:09:00Z" w16du:dateUtc="2026-03-03T07:09:00Z">
        <w:r>
          <w:rPr>
            <w:rFonts w:ascii="Arial" w:eastAsia="HGSｺﾞｼｯｸM" w:hAnsi="Arial" w:cs="Arial" w:hint="eastAsia"/>
            <w:b/>
            <w:bCs/>
            <w:szCs w:val="21"/>
          </w:rPr>
          <w:t xml:space="preserve">69 </w:t>
        </w:r>
      </w:ins>
      <w:r w:rsidR="000A68F6" w:rsidRPr="000B63D7">
        <w:rPr>
          <w:rFonts w:ascii="Arial" w:eastAsia="HGSｺﾞｼｯｸM" w:hAnsi="Arial" w:cs="Arial" w:hint="eastAsia"/>
          <w:b/>
          <w:bCs/>
          <w:szCs w:val="21"/>
          <w:highlight w:val="magenta"/>
          <w:rPrChange w:id="367" w:author="TRIVECTOR" w:date="2026-03-03T16:23:00Z" w16du:dateUtc="2026-03-03T07:23:00Z">
            <w:rPr>
              <w:rFonts w:ascii="Arial" w:eastAsia="HGSｺﾞｼｯｸM" w:hAnsi="Arial" w:cs="Arial" w:hint="eastAsia"/>
              <w:b/>
              <w:bCs/>
              <w:szCs w:val="21"/>
            </w:rPr>
          </w:rPrChange>
        </w:rPr>
        <w:t>佐藤忠良</w:t>
      </w:r>
      <w:r w:rsidR="000A68F6" w:rsidRPr="00A25536">
        <w:rPr>
          <w:rFonts w:ascii="Arial" w:eastAsia="HGSｺﾞｼｯｸM" w:hAnsi="Arial" w:cs="Arial" w:hint="eastAsia"/>
          <w:b/>
          <w:bCs/>
          <w:szCs w:val="21"/>
          <w:highlight w:val="yellow"/>
        </w:rPr>
        <w:t>，</w:t>
      </w:r>
      <w:r w:rsidR="000A68F6" w:rsidRPr="00A25536">
        <w:rPr>
          <w:rFonts w:ascii="Arial" w:eastAsia="HGSｺﾞｼｯｸM" w:hAnsi="Arial" w:cs="Arial" w:hint="eastAsia"/>
          <w:b/>
          <w:bCs/>
          <w:szCs w:val="21"/>
        </w:rPr>
        <w:t>作、</w:t>
      </w:r>
      <w:r w:rsidR="000A68F6" w:rsidRPr="00A25536">
        <w:rPr>
          <w:rFonts w:ascii="Arial" w:eastAsia="HGSｺﾞｼｯｸM" w:hAnsi="Arial" w:cs="Arial"/>
          <w:b/>
          <w:bCs/>
          <w:szCs w:val="21"/>
        </w:rPr>
        <w:t>《母の顔》</w:t>
      </w:r>
      <w:r w:rsidR="000A68F6" w:rsidRPr="00560303">
        <w:rPr>
          <w:rFonts w:ascii="Arial" w:eastAsia="HGSｺﾞｼｯｸM" w:hAnsi="Arial" w:cs="Arial" w:hint="eastAsia"/>
          <w:b/>
          <w:bCs/>
          <w:szCs w:val="21"/>
          <w:highlight w:val="yellow"/>
        </w:rPr>
        <w:t>。</w:t>
      </w:r>
      <w:r w:rsidR="000A68F6" w:rsidRPr="00A25536">
        <w:rPr>
          <w:rFonts w:ascii="Arial" w:eastAsia="HGSｺﾞｼｯｸM" w:hAnsi="Arial" w:cs="Arial" w:hint="eastAsia"/>
          <w:b/>
          <w:bCs/>
          <w:szCs w:val="21"/>
          <w:highlight w:val="yellow"/>
        </w:rPr>
        <w:t>，</w:t>
      </w:r>
      <w:r w:rsidR="000A68F6" w:rsidRPr="00A25536">
        <w:rPr>
          <w:rFonts w:ascii="Arial" w:eastAsia="HGSｺﾞｼｯｸM" w:hAnsi="Arial" w:cs="Arial"/>
          <w:szCs w:val="21"/>
        </w:rPr>
        <w:t>本作は、佐藤忠良が美術学校を卒業して彫刻家としての道を歩みはじめた頃に、母の</w:t>
      </w:r>
      <w:commentRangeStart w:id="368"/>
      <w:r w:rsidR="000A68F6" w:rsidRPr="00A25536">
        <w:rPr>
          <w:rFonts w:ascii="Arial" w:eastAsia="HGSｺﾞｼｯｸM" w:hAnsi="Arial" w:cs="Arial"/>
          <w:szCs w:val="21"/>
        </w:rPr>
        <w:t>幸</w:t>
      </w:r>
      <w:commentRangeEnd w:id="368"/>
      <w:r w:rsidR="000A68F6" w:rsidRPr="00A25536">
        <w:rPr>
          <w:rStyle w:val="aa"/>
          <w:rFonts w:ascii="Arial" w:eastAsia="HGSｺﾞｼｯｸM" w:hAnsi="Arial" w:cs="Arial"/>
          <w:sz w:val="21"/>
          <w:szCs w:val="21"/>
        </w:rPr>
        <w:commentReference w:id="368"/>
      </w:r>
      <w:r w:rsidR="000A68F6" w:rsidRPr="00A25536">
        <w:rPr>
          <w:rFonts w:ascii="Arial" w:eastAsia="HGSｺﾞｼｯｸM" w:hAnsi="Arial" w:cs="Arial"/>
          <w:szCs w:val="21"/>
        </w:rPr>
        <w:t>をモデルに制作されたものでした。母を</w:t>
      </w:r>
      <w:commentRangeStart w:id="369"/>
      <w:r w:rsidR="000A68F6" w:rsidRPr="00A25536">
        <w:rPr>
          <w:rFonts w:ascii="Arial" w:eastAsia="HGSｺﾞｼｯｸM" w:hAnsi="Arial" w:cs="Arial"/>
          <w:szCs w:val="21"/>
        </w:rPr>
        <w:t>軒先</w:t>
      </w:r>
      <w:commentRangeEnd w:id="369"/>
      <w:r w:rsidR="000A68F6" w:rsidRPr="00A25536">
        <w:rPr>
          <w:rStyle w:val="aa"/>
          <w:rFonts w:ascii="Arial" w:eastAsia="HGSｺﾞｼｯｸM" w:hAnsi="Arial" w:cs="Arial"/>
          <w:sz w:val="21"/>
          <w:szCs w:val="21"/>
        </w:rPr>
        <w:commentReference w:id="369"/>
      </w:r>
      <w:r w:rsidR="000A68F6" w:rsidRPr="00A25536">
        <w:rPr>
          <w:rFonts w:ascii="Arial" w:eastAsia="HGSｺﾞｼｯｸM" w:hAnsi="Arial" w:cs="Arial"/>
          <w:szCs w:val="21"/>
        </w:rPr>
        <w:t>に座らせて、佐藤は炎天下で麦わら帽子をかぶり、汗をかきながら作ったと語っています。こうした情景を想像すると、戦時下の厳しい時代に、彫刻家としての道を歩みはじめた我が子を</w:t>
      </w:r>
      <w:r w:rsidR="000A68F6" w:rsidRPr="00860AA1">
        <w:rPr>
          <w:rFonts w:ascii="Arial" w:eastAsia="HGSｺﾞｼｯｸM" w:hAnsi="Arial" w:cs="Arial" w:hint="eastAsia"/>
          <w:szCs w:val="21"/>
          <w:highlight w:val="yellow"/>
        </w:rPr>
        <w:t>，</w:t>
      </w:r>
      <w:r w:rsidR="000A68F6" w:rsidRPr="00A25536">
        <w:rPr>
          <w:rFonts w:ascii="Arial" w:eastAsia="HGSｺﾞｼｯｸM" w:hAnsi="Arial" w:cs="Arial"/>
          <w:szCs w:val="21"/>
        </w:rPr>
        <w:t>じっとみつめる母親の像であるとも言えるでしょう。</w:t>
      </w:r>
      <w:r w:rsidR="000A68F6" w:rsidRPr="00561BCB">
        <w:rPr>
          <w:rFonts w:ascii="Arial" w:eastAsia="HGSｺﾞｼｯｸM" w:hAnsi="Arial" w:cs="Arial" w:hint="eastAsia"/>
          <w:szCs w:val="21"/>
          <w:highlight w:val="yellow"/>
        </w:rPr>
        <w:t>，</w:t>
      </w:r>
      <w:r w:rsidR="000A68F6" w:rsidRPr="00A25536">
        <w:rPr>
          <w:rFonts w:ascii="Arial" w:eastAsia="HGSｺﾞｼｯｸM" w:hAnsi="Arial" w:cs="Arial"/>
          <w:szCs w:val="21"/>
        </w:rPr>
        <w:t>発表された当時、本作は石膏の像でしたが、</w:t>
      </w:r>
      <w:r w:rsidR="000A68F6" w:rsidRPr="00A25536">
        <w:rPr>
          <w:rFonts w:ascii="Arial" w:eastAsia="HGSｺﾞｼｯｸM" w:hAnsi="Arial" w:cs="Arial"/>
          <w:szCs w:val="21"/>
        </w:rPr>
        <w:t>1981</w:t>
      </w:r>
      <w:r w:rsidR="000A68F6" w:rsidRPr="00A25536">
        <w:rPr>
          <w:rFonts w:ascii="Arial" w:eastAsia="HGSｺﾞｼｯｸM" w:hAnsi="Arial" w:cs="Arial"/>
          <w:szCs w:val="21"/>
        </w:rPr>
        <w:t>年のロダン美術館での個展を</w:t>
      </w:r>
      <w:r w:rsidR="000A68F6" w:rsidRPr="000B63D7">
        <w:rPr>
          <w:rFonts w:ascii="Arial" w:eastAsia="HGSｺﾞｼｯｸM" w:hAnsi="Arial" w:cs="Arial" w:hint="eastAsia"/>
          <w:szCs w:val="21"/>
          <w:highlight w:val="magenta"/>
          <w:rPrChange w:id="370" w:author="TRIVECTOR" w:date="2026-03-03T16:23:00Z" w16du:dateUtc="2026-03-03T07:23:00Z">
            <w:rPr>
              <w:rFonts w:ascii="Arial" w:eastAsia="HGSｺﾞｼｯｸM" w:hAnsi="Arial" w:cs="Arial" w:hint="eastAsia"/>
              <w:szCs w:val="21"/>
            </w:rPr>
          </w:rPrChange>
        </w:rPr>
        <w:t>機に</w:t>
      </w:r>
      <w:r w:rsidR="000A68F6" w:rsidRPr="00A25536">
        <w:rPr>
          <w:rFonts w:ascii="Arial" w:eastAsia="HGSｺﾞｼｯｸM" w:hAnsi="Arial" w:cs="Arial"/>
          <w:szCs w:val="21"/>
        </w:rPr>
        <w:t>ブロンズに鋳造されました。</w:t>
      </w:r>
    </w:p>
    <w:p w14:paraId="75BAA158" w14:textId="77777777" w:rsidR="000A68F6" w:rsidRDefault="000A68F6" w:rsidP="000A68F6">
      <w:pPr>
        <w:rPr>
          <w:rFonts w:ascii="Arial" w:eastAsia="HGSｺﾞｼｯｸM" w:hAnsi="Arial" w:cs="Arial"/>
          <w:szCs w:val="21"/>
        </w:rPr>
      </w:pPr>
    </w:p>
    <w:p w14:paraId="13CCAE99" w14:textId="77777777" w:rsidR="000A68F6" w:rsidRDefault="000A68F6" w:rsidP="000A68F6">
      <w:pPr>
        <w:rPr>
          <w:rFonts w:ascii="Arial" w:eastAsia="HGSｺﾞｼｯｸM" w:hAnsi="Arial" w:cs="Arial"/>
          <w:szCs w:val="21"/>
        </w:rPr>
      </w:pPr>
    </w:p>
    <w:p w14:paraId="2E52E05A" w14:textId="3008B30A" w:rsidR="000A68F6" w:rsidRPr="00A25536" w:rsidRDefault="009A36D8" w:rsidP="000A68F6">
      <w:pPr>
        <w:rPr>
          <w:rFonts w:ascii="Arial" w:eastAsia="HGSｺﾞｼｯｸM" w:hAnsi="Arial" w:cs="Arial"/>
          <w:szCs w:val="21"/>
        </w:rPr>
      </w:pPr>
      <w:ins w:id="371" w:author="TRIVECTOR" w:date="2026-03-03T16:09:00Z" w16du:dateUtc="2026-03-03T07:09:00Z">
        <w:r>
          <w:rPr>
            <w:rFonts w:ascii="Arial" w:eastAsia="HGSｺﾞｼｯｸM" w:hAnsi="Arial" w:cs="Arial" w:hint="eastAsia"/>
            <w:b/>
            <w:bCs/>
            <w:szCs w:val="21"/>
          </w:rPr>
          <w:t xml:space="preserve">70 </w:t>
        </w:r>
      </w:ins>
      <w:r w:rsidR="000A68F6" w:rsidRPr="00A25536">
        <w:rPr>
          <w:rFonts w:ascii="Arial" w:eastAsia="HGSｺﾞｼｯｸM" w:hAnsi="Arial" w:cs="Arial"/>
          <w:b/>
          <w:bCs/>
          <w:szCs w:val="21"/>
        </w:rPr>
        <w:t>佐藤忠良</w:t>
      </w:r>
      <w:r w:rsidR="000A68F6" w:rsidRPr="00A25536">
        <w:rPr>
          <w:rFonts w:ascii="Arial" w:eastAsia="HGSｺﾞｼｯｸM" w:hAnsi="Arial" w:cs="Arial" w:hint="eastAsia"/>
          <w:b/>
          <w:bCs/>
          <w:szCs w:val="21"/>
          <w:highlight w:val="yellow"/>
        </w:rPr>
        <w:t>，</w:t>
      </w:r>
      <w:r w:rsidR="000A68F6" w:rsidRPr="00A25536">
        <w:rPr>
          <w:rFonts w:ascii="Arial" w:eastAsia="HGSｺﾞｼｯｸM" w:hAnsi="Arial" w:cs="Arial" w:hint="eastAsia"/>
          <w:b/>
          <w:bCs/>
          <w:szCs w:val="21"/>
        </w:rPr>
        <w:t>作、</w:t>
      </w:r>
      <w:r w:rsidR="000A68F6" w:rsidRPr="00A25536">
        <w:rPr>
          <w:rFonts w:ascii="Arial" w:eastAsia="HGSｺﾞｼｯｸM" w:hAnsi="Arial" w:cs="Arial"/>
          <w:b/>
          <w:bCs/>
          <w:szCs w:val="21"/>
        </w:rPr>
        <w:t>《群馬の人》</w:t>
      </w:r>
      <w:r w:rsidR="000A68F6" w:rsidRPr="00560303">
        <w:rPr>
          <w:rFonts w:ascii="Arial" w:eastAsia="HGSｺﾞｼｯｸM" w:hAnsi="Arial" w:cs="Arial" w:hint="eastAsia"/>
          <w:b/>
          <w:bCs/>
          <w:szCs w:val="21"/>
          <w:highlight w:val="yellow"/>
        </w:rPr>
        <w:t>。</w:t>
      </w:r>
      <w:r w:rsidR="000A68F6" w:rsidRPr="00A25536">
        <w:rPr>
          <w:rFonts w:ascii="Arial" w:eastAsia="HGSｺﾞｼｯｸM" w:hAnsi="Arial" w:cs="Arial" w:hint="eastAsia"/>
          <w:b/>
          <w:bCs/>
          <w:szCs w:val="21"/>
          <w:highlight w:val="yellow"/>
        </w:rPr>
        <w:t>，</w:t>
      </w:r>
      <w:r w:rsidR="000A68F6" w:rsidRPr="00A25536">
        <w:rPr>
          <w:rFonts w:ascii="Arial" w:eastAsia="HGSｺﾞｼｯｸM" w:hAnsi="Arial" w:cs="Arial"/>
          <w:szCs w:val="21"/>
        </w:rPr>
        <w:t>本作のモデルは、群馬県出身の友人であり</w:t>
      </w:r>
      <w:r w:rsidR="000A68F6" w:rsidRPr="00860AA1">
        <w:rPr>
          <w:rFonts w:ascii="Arial" w:eastAsia="HGSｺﾞｼｯｸM" w:hAnsi="Arial" w:cs="Arial" w:hint="eastAsia"/>
          <w:szCs w:val="21"/>
          <w:highlight w:val="yellow"/>
        </w:rPr>
        <w:t>，</w:t>
      </w:r>
      <w:r w:rsidR="000A68F6" w:rsidRPr="00A25536">
        <w:rPr>
          <w:rFonts w:ascii="Arial" w:eastAsia="HGSｺﾞｼｯｸM" w:hAnsi="Arial" w:cs="Arial"/>
          <w:szCs w:val="21"/>
        </w:rPr>
        <w:t>詩人の</w:t>
      </w:r>
      <w:r w:rsidR="000A68F6" w:rsidRPr="00860AA1">
        <w:rPr>
          <w:rFonts w:ascii="Arial" w:eastAsia="HGSｺﾞｼｯｸM" w:hAnsi="Arial" w:cs="Arial" w:hint="eastAsia"/>
          <w:szCs w:val="21"/>
          <w:highlight w:val="yellow"/>
        </w:rPr>
        <w:t>，</w:t>
      </w:r>
      <w:r w:rsidR="000A68F6" w:rsidRPr="00A25536">
        <w:rPr>
          <w:rFonts w:ascii="Arial" w:eastAsia="HGSｺﾞｼｯｸM" w:hAnsi="Arial" w:cs="Arial"/>
          <w:szCs w:val="21"/>
        </w:rPr>
        <w:t>岡本</w:t>
      </w:r>
      <w:commentRangeStart w:id="372"/>
      <w:r w:rsidR="000A68F6" w:rsidRPr="00A25536">
        <w:rPr>
          <w:rFonts w:ascii="Arial" w:eastAsia="HGSｺﾞｼｯｸM" w:hAnsi="Arial" w:cs="Arial"/>
          <w:szCs w:val="21"/>
        </w:rPr>
        <w:t>喬</w:t>
      </w:r>
      <w:commentRangeEnd w:id="372"/>
      <w:r w:rsidR="000A68F6" w:rsidRPr="000B63D7">
        <w:rPr>
          <w:rStyle w:val="aa"/>
          <w:rFonts w:ascii="Arial" w:eastAsia="HGSｺﾞｼｯｸM" w:hAnsi="Arial" w:cs="Arial" w:hint="eastAsia"/>
          <w:sz w:val="21"/>
          <w:szCs w:val="21"/>
          <w:highlight w:val="magenta"/>
          <w:rPrChange w:id="373" w:author="TRIVECTOR" w:date="2026-03-03T16:23:00Z" w16du:dateUtc="2026-03-03T07:23:00Z">
            <w:rPr>
              <w:rStyle w:val="aa"/>
              <w:rFonts w:ascii="Arial" w:eastAsia="HGSｺﾞｼｯｸM" w:hAnsi="Arial" w:cs="Arial" w:hint="eastAsia"/>
              <w:sz w:val="21"/>
              <w:szCs w:val="21"/>
            </w:rPr>
          </w:rPrChange>
        </w:rPr>
        <w:commentReference w:id="372"/>
      </w:r>
      <w:r w:rsidR="000A68F6" w:rsidRPr="000B63D7">
        <w:rPr>
          <w:rFonts w:ascii="Arial" w:eastAsia="HGSｺﾞｼｯｸM" w:hAnsi="Arial" w:cs="Arial" w:hint="eastAsia"/>
          <w:szCs w:val="21"/>
          <w:highlight w:val="magenta"/>
          <w:rPrChange w:id="374" w:author="TRIVECTOR" w:date="2026-03-03T16:23:00Z" w16du:dateUtc="2026-03-03T07:23:00Z">
            <w:rPr>
              <w:rFonts w:ascii="Arial" w:eastAsia="HGSｺﾞｼｯｸM" w:hAnsi="Arial" w:cs="Arial" w:hint="eastAsia"/>
              <w:szCs w:val="21"/>
            </w:rPr>
          </w:rPrChange>
        </w:rPr>
        <w:t>でした。</w:t>
      </w:r>
      <w:r w:rsidR="000A68F6" w:rsidRPr="00A25536">
        <w:rPr>
          <w:rFonts w:ascii="Arial" w:eastAsia="HGSｺﾞｼｯｸM" w:hAnsi="Arial" w:cs="Arial"/>
          <w:szCs w:val="21"/>
        </w:rPr>
        <w:t>しかしながら、本作には、さまざまな人々への思いが重層的に込められています。中学時代、一緒に自炊生活をしてくれた知人や、戦時中に従軍していた軍隊の人が群馬県出身だったため、群馬とは何となく縁があり、こだわりになっていたのだといいます。この頭像を通して表現しようとした、佐藤自身が今まで出会った人々の優しさや力強さ、忍耐強さが、戦後の人々の共感を得て、後に</w:t>
      </w:r>
      <w:r w:rsidR="000A68F6" w:rsidRPr="00860AA1">
        <w:rPr>
          <w:rFonts w:ascii="Arial" w:eastAsia="HGSｺﾞｼｯｸM" w:hAnsi="Arial" w:cs="Arial" w:hint="eastAsia"/>
          <w:szCs w:val="21"/>
          <w:highlight w:val="yellow"/>
        </w:rPr>
        <w:t>，</w:t>
      </w:r>
      <w:r w:rsidR="000A68F6" w:rsidRPr="00A25536">
        <w:rPr>
          <w:rFonts w:ascii="Arial" w:eastAsia="HGSｺﾞｼｯｸM" w:hAnsi="Arial" w:cs="Arial"/>
          <w:szCs w:val="21"/>
        </w:rPr>
        <w:t>「日本近代彫刻史の上の一つの里程標を打ちこんだ」</w:t>
      </w:r>
      <w:r w:rsidR="000A68F6" w:rsidRPr="00860AA1">
        <w:rPr>
          <w:rFonts w:ascii="Arial" w:eastAsia="HGSｺﾞｼｯｸM" w:hAnsi="Arial" w:cs="Arial" w:hint="eastAsia"/>
          <w:szCs w:val="21"/>
          <w:highlight w:val="yellow"/>
        </w:rPr>
        <w:t>，</w:t>
      </w:r>
      <w:r w:rsidR="000A68F6" w:rsidRPr="00A25536">
        <w:rPr>
          <w:rFonts w:ascii="Arial" w:eastAsia="HGSｺﾞｼｯｸM" w:hAnsi="Arial" w:cs="Arial"/>
          <w:szCs w:val="21"/>
        </w:rPr>
        <w:t>とも評され、佐藤の代表作となります。</w:t>
      </w:r>
    </w:p>
    <w:p w14:paraId="3C759C16" w14:textId="77777777" w:rsidR="000A68F6" w:rsidRDefault="000A68F6" w:rsidP="000A68F6">
      <w:pPr>
        <w:rPr>
          <w:rFonts w:ascii="Arial" w:eastAsia="HGSｺﾞｼｯｸM" w:hAnsi="Arial" w:cs="Arial"/>
          <w:szCs w:val="21"/>
        </w:rPr>
      </w:pPr>
    </w:p>
    <w:p w14:paraId="06F1C519" w14:textId="77777777" w:rsidR="000A68F6" w:rsidRPr="002F2311" w:rsidRDefault="000A68F6" w:rsidP="000A68F6">
      <w:pPr>
        <w:rPr>
          <w:rFonts w:ascii="Arial" w:eastAsia="HGSｺﾞｼｯｸM" w:hAnsi="Arial" w:cs="Arial"/>
          <w:szCs w:val="21"/>
        </w:rPr>
      </w:pPr>
    </w:p>
    <w:p w14:paraId="0423000A" w14:textId="7546938B" w:rsidR="000A68F6" w:rsidRPr="00A25536" w:rsidRDefault="009A36D8" w:rsidP="000A68F6">
      <w:pPr>
        <w:rPr>
          <w:rFonts w:ascii="Arial" w:eastAsia="HGSｺﾞｼｯｸM" w:hAnsi="Arial" w:cs="Arial"/>
          <w:szCs w:val="21"/>
        </w:rPr>
      </w:pPr>
      <w:ins w:id="375" w:author="TRIVECTOR" w:date="2026-03-03T16:09:00Z" w16du:dateUtc="2026-03-03T07:09:00Z">
        <w:r>
          <w:rPr>
            <w:rFonts w:ascii="Arial" w:eastAsia="HGSｺﾞｼｯｸM" w:hAnsi="Arial" w:cs="Arial" w:hint="eastAsia"/>
            <w:b/>
            <w:bCs/>
            <w:szCs w:val="21"/>
          </w:rPr>
          <w:t xml:space="preserve">71 </w:t>
        </w:r>
      </w:ins>
      <w:r w:rsidR="000A68F6" w:rsidRPr="00A25536">
        <w:rPr>
          <w:rFonts w:ascii="Arial" w:eastAsia="HGSｺﾞｼｯｸM" w:hAnsi="Arial" w:cs="Arial"/>
          <w:b/>
          <w:bCs/>
          <w:szCs w:val="21"/>
        </w:rPr>
        <w:t>佐藤忠良</w:t>
      </w:r>
      <w:r w:rsidR="000A68F6" w:rsidRPr="00A25536">
        <w:rPr>
          <w:rFonts w:ascii="Arial" w:eastAsia="HGSｺﾞｼｯｸM" w:hAnsi="Arial" w:cs="Arial" w:hint="eastAsia"/>
          <w:b/>
          <w:bCs/>
          <w:szCs w:val="21"/>
          <w:highlight w:val="yellow"/>
        </w:rPr>
        <w:t>，</w:t>
      </w:r>
      <w:r w:rsidR="000A68F6" w:rsidRPr="00A25536">
        <w:rPr>
          <w:rFonts w:ascii="Arial" w:eastAsia="HGSｺﾞｼｯｸM" w:hAnsi="Arial" w:cs="Arial" w:hint="eastAsia"/>
          <w:b/>
          <w:bCs/>
          <w:szCs w:val="21"/>
        </w:rPr>
        <w:t>作、</w:t>
      </w:r>
      <w:r w:rsidR="000A68F6" w:rsidRPr="00A25536">
        <w:rPr>
          <w:rFonts w:ascii="Arial" w:eastAsia="HGSｺﾞｼｯｸM" w:hAnsi="Arial" w:cs="Arial"/>
          <w:b/>
          <w:bCs/>
          <w:szCs w:val="21"/>
        </w:rPr>
        <w:t>《常磐の大工》</w:t>
      </w:r>
      <w:r w:rsidR="000A68F6" w:rsidRPr="00560303">
        <w:rPr>
          <w:rFonts w:ascii="Arial" w:eastAsia="HGSｺﾞｼｯｸM" w:hAnsi="Arial" w:cs="Arial" w:hint="eastAsia"/>
          <w:b/>
          <w:bCs/>
          <w:szCs w:val="21"/>
          <w:highlight w:val="yellow"/>
        </w:rPr>
        <w:t>。</w:t>
      </w:r>
      <w:r w:rsidR="000A68F6" w:rsidRPr="00A25536">
        <w:rPr>
          <w:rFonts w:ascii="Arial" w:eastAsia="HGSｺﾞｼｯｸM" w:hAnsi="Arial" w:cs="Arial" w:hint="eastAsia"/>
          <w:b/>
          <w:bCs/>
          <w:szCs w:val="21"/>
          <w:highlight w:val="yellow"/>
        </w:rPr>
        <w:t>，</w:t>
      </w:r>
      <w:r w:rsidR="000A68F6" w:rsidRPr="00A25536">
        <w:rPr>
          <w:rFonts w:ascii="Arial" w:eastAsia="HGSｺﾞｼｯｸM" w:hAnsi="Arial" w:cs="Arial"/>
          <w:szCs w:val="21"/>
        </w:rPr>
        <w:t>1950</w:t>
      </w:r>
      <w:r w:rsidR="000A68F6" w:rsidRPr="00A25536">
        <w:rPr>
          <w:rFonts w:ascii="Arial" w:eastAsia="HGSｺﾞｼｯｸM" w:hAnsi="Arial" w:cs="Arial"/>
          <w:szCs w:val="21"/>
        </w:rPr>
        <w:t>年代、佐藤は頭像を数多く制作したことで</w:t>
      </w:r>
      <w:r w:rsidR="000A68F6" w:rsidRPr="00560303">
        <w:rPr>
          <w:rFonts w:ascii="Arial" w:eastAsia="HGSｺﾞｼｯｸM" w:hAnsi="Arial" w:cs="Arial" w:hint="eastAsia"/>
          <w:szCs w:val="21"/>
          <w:highlight w:val="yellow"/>
        </w:rPr>
        <w:t>，</w:t>
      </w:r>
      <w:r w:rsidR="000A68F6" w:rsidRPr="00A25536">
        <w:rPr>
          <w:rFonts w:ascii="Arial" w:eastAsia="HGSｺﾞｼｯｸM" w:hAnsi="Arial" w:cs="Arial"/>
          <w:szCs w:val="21"/>
        </w:rPr>
        <w:t>佐藤の首狩り</w:t>
      </w:r>
      <w:r w:rsidR="000A68F6" w:rsidRPr="00560303">
        <w:rPr>
          <w:rFonts w:ascii="Arial" w:eastAsia="HGSｺﾞｼｯｸM" w:hAnsi="Arial" w:cs="Arial" w:hint="eastAsia"/>
          <w:szCs w:val="21"/>
          <w:highlight w:val="yellow"/>
        </w:rPr>
        <w:t>，</w:t>
      </w:r>
      <w:r w:rsidR="000A68F6" w:rsidRPr="00A25536">
        <w:rPr>
          <w:rFonts w:ascii="Arial" w:eastAsia="HGSｺﾞｼｯｸM" w:hAnsi="Arial" w:cs="Arial"/>
          <w:szCs w:val="21"/>
        </w:rPr>
        <w:t>と評され、労働者など、身の回りの人々をモデルにしたことで</w:t>
      </w:r>
      <w:r w:rsidR="000A68F6" w:rsidRPr="00560303">
        <w:rPr>
          <w:rFonts w:ascii="Arial" w:eastAsia="HGSｺﾞｼｯｸM" w:hAnsi="Arial" w:cs="Arial" w:hint="eastAsia"/>
          <w:szCs w:val="21"/>
          <w:highlight w:val="yellow"/>
        </w:rPr>
        <w:t>，</w:t>
      </w:r>
      <w:commentRangeStart w:id="376"/>
      <w:r w:rsidR="000A68F6" w:rsidRPr="00A25536">
        <w:rPr>
          <w:rFonts w:ascii="Arial" w:eastAsia="HGSｺﾞｼｯｸM" w:hAnsi="Arial" w:cs="Arial"/>
          <w:szCs w:val="21"/>
        </w:rPr>
        <w:t>穢</w:t>
      </w:r>
      <w:commentRangeEnd w:id="376"/>
      <w:r w:rsidR="000A68F6" w:rsidRPr="00A25536">
        <w:rPr>
          <w:rStyle w:val="aa"/>
          <w:rFonts w:ascii="Arial" w:eastAsia="HGSｺﾞｼｯｸM" w:hAnsi="Arial" w:cs="Arial"/>
          <w:sz w:val="21"/>
          <w:szCs w:val="21"/>
        </w:rPr>
        <w:commentReference w:id="376"/>
      </w:r>
      <w:r w:rsidR="000A68F6" w:rsidRPr="00A25536">
        <w:rPr>
          <w:rFonts w:ascii="Arial" w:eastAsia="HGSｺﾞｼｯｸM" w:hAnsi="Arial" w:cs="Arial"/>
          <w:szCs w:val="21"/>
        </w:rPr>
        <w:t>づくり</w:t>
      </w:r>
      <w:r w:rsidR="000A68F6" w:rsidRPr="00560303">
        <w:rPr>
          <w:rFonts w:ascii="Arial" w:eastAsia="HGSｺﾞｼｯｸM" w:hAnsi="Arial" w:cs="Arial" w:hint="eastAsia"/>
          <w:szCs w:val="21"/>
          <w:highlight w:val="yellow"/>
        </w:rPr>
        <w:t>，</w:t>
      </w:r>
      <w:r w:rsidR="000A68F6" w:rsidRPr="00A25536">
        <w:rPr>
          <w:rFonts w:ascii="Arial" w:eastAsia="HGSｺﾞｼｯｸM" w:hAnsi="Arial" w:cs="Arial"/>
          <w:szCs w:val="21"/>
        </w:rPr>
        <w:t>とも評されました。この頃、佐藤は作家仲間とともに地方の農村や</w:t>
      </w:r>
      <w:r w:rsidR="000A68F6" w:rsidRPr="00860AA1">
        <w:rPr>
          <w:rFonts w:ascii="Arial" w:eastAsia="HGSｺﾞｼｯｸM" w:hAnsi="Arial" w:cs="Arial" w:hint="eastAsia"/>
          <w:szCs w:val="21"/>
          <w:highlight w:val="yellow"/>
        </w:rPr>
        <w:t>，</w:t>
      </w:r>
      <w:r w:rsidR="000A68F6" w:rsidRPr="00A25536">
        <w:rPr>
          <w:rFonts w:ascii="Arial" w:eastAsia="HGSｺﾞｼｯｸM" w:hAnsi="Arial" w:cs="Arial"/>
          <w:szCs w:val="21"/>
        </w:rPr>
        <w:t>漁村へスケッチ旅行に向かいました。中でも常磐炭鉱は足しげく通った取材地の一つで、本作は、常磐炭鉱関係の仕事に従事していた大工をモデルにした作品です。一連の頭像について、佐藤は</w:t>
      </w:r>
      <w:r w:rsidR="000A68F6" w:rsidRPr="00560303">
        <w:rPr>
          <w:rFonts w:ascii="Arial" w:eastAsia="HGSｺﾞｼｯｸM" w:hAnsi="Arial" w:cs="Arial" w:hint="eastAsia"/>
          <w:szCs w:val="21"/>
          <w:highlight w:val="yellow"/>
        </w:rPr>
        <w:t>，</w:t>
      </w:r>
      <w:r w:rsidR="000A68F6" w:rsidRPr="00A25536">
        <w:rPr>
          <w:rFonts w:ascii="Arial" w:eastAsia="HGSｺﾞｼｯｸM" w:hAnsi="Arial" w:cs="Arial"/>
          <w:szCs w:val="21"/>
        </w:rPr>
        <w:t>別に好んで不細工な彫刻を作ったわけではなく、本当にいい男、女、言いかえれば生き生きした人間の顔</w:t>
      </w:r>
      <w:r w:rsidR="000A68F6" w:rsidRPr="00A25536">
        <w:rPr>
          <w:rFonts w:ascii="Arial" w:eastAsia="HGSｺﾞｼｯｸM" w:hAnsi="Arial" w:cs="Arial"/>
          <w:szCs w:val="21"/>
        </w:rPr>
        <w:lastRenderedPageBreak/>
        <w:t>を作りたかっただけなのだ</w:t>
      </w:r>
      <w:r w:rsidR="000A68F6" w:rsidRPr="00560303">
        <w:rPr>
          <w:rFonts w:ascii="Arial" w:eastAsia="HGSｺﾞｼｯｸM" w:hAnsi="Arial" w:cs="Arial" w:hint="eastAsia"/>
          <w:szCs w:val="21"/>
          <w:highlight w:val="yellow"/>
        </w:rPr>
        <w:t>，</w:t>
      </w:r>
      <w:r w:rsidR="000A68F6" w:rsidRPr="00A25536">
        <w:rPr>
          <w:rFonts w:ascii="Arial" w:eastAsia="HGSｺﾞｼｯｸM" w:hAnsi="Arial" w:cs="Arial"/>
          <w:szCs w:val="21"/>
        </w:rPr>
        <w:t>と語っています。</w:t>
      </w:r>
    </w:p>
    <w:p w14:paraId="4DC53CB3" w14:textId="77777777" w:rsidR="000A68F6" w:rsidRDefault="000A68F6" w:rsidP="000A68F6">
      <w:pPr>
        <w:rPr>
          <w:rFonts w:ascii="Arial" w:eastAsia="HGSｺﾞｼｯｸM" w:hAnsi="Arial" w:cs="Arial"/>
          <w:szCs w:val="21"/>
          <w:highlight w:val="yellow"/>
        </w:rPr>
      </w:pPr>
    </w:p>
    <w:p w14:paraId="22B67A4B" w14:textId="77777777" w:rsidR="000A68F6" w:rsidRDefault="000A68F6" w:rsidP="000A68F6">
      <w:pPr>
        <w:rPr>
          <w:rFonts w:ascii="Arial" w:eastAsia="HGSｺﾞｼｯｸM" w:hAnsi="Arial" w:cs="Arial"/>
          <w:szCs w:val="21"/>
          <w:highlight w:val="yellow"/>
        </w:rPr>
      </w:pPr>
    </w:p>
    <w:p w14:paraId="4D7E4BDD" w14:textId="0D297347" w:rsidR="000A68F6" w:rsidRPr="00A25536" w:rsidRDefault="009A36D8" w:rsidP="000A68F6">
      <w:pPr>
        <w:rPr>
          <w:rFonts w:ascii="Arial" w:eastAsia="HGSｺﾞｼｯｸM" w:hAnsi="Arial" w:cs="Arial"/>
          <w:szCs w:val="21"/>
        </w:rPr>
      </w:pPr>
      <w:ins w:id="377" w:author="TRIVECTOR" w:date="2026-03-03T16:09:00Z" w16du:dateUtc="2026-03-03T07:09:00Z">
        <w:r>
          <w:rPr>
            <w:rFonts w:ascii="Arial" w:eastAsia="HGSｺﾞｼｯｸM" w:hAnsi="Arial" w:cs="Arial" w:hint="eastAsia"/>
            <w:b/>
            <w:bCs/>
            <w:szCs w:val="21"/>
          </w:rPr>
          <w:t xml:space="preserve">72 </w:t>
        </w:r>
      </w:ins>
      <w:r w:rsidR="000A68F6" w:rsidRPr="000B63D7">
        <w:rPr>
          <w:rFonts w:ascii="Arial" w:eastAsia="HGSｺﾞｼｯｸM" w:hAnsi="Arial" w:cs="Arial" w:hint="eastAsia"/>
          <w:b/>
          <w:bCs/>
          <w:szCs w:val="21"/>
          <w:highlight w:val="magenta"/>
          <w:rPrChange w:id="378" w:author="TRIVECTOR" w:date="2026-03-03T16:27:00Z" w16du:dateUtc="2026-03-03T07:27:00Z">
            <w:rPr>
              <w:rFonts w:ascii="Arial" w:eastAsia="HGSｺﾞｼｯｸM" w:hAnsi="Arial" w:cs="Arial" w:hint="eastAsia"/>
              <w:b/>
              <w:bCs/>
              <w:szCs w:val="21"/>
            </w:rPr>
          </w:rPrChange>
        </w:rPr>
        <w:t>佐藤忠良</w:t>
      </w:r>
      <w:r w:rsidR="000A68F6" w:rsidRPr="00A25536">
        <w:rPr>
          <w:rFonts w:ascii="Arial" w:eastAsia="HGSｺﾞｼｯｸM" w:hAnsi="Arial" w:cs="Arial" w:hint="eastAsia"/>
          <w:b/>
          <w:bCs/>
          <w:szCs w:val="21"/>
          <w:highlight w:val="yellow"/>
        </w:rPr>
        <w:t>，</w:t>
      </w:r>
      <w:r w:rsidR="000A68F6" w:rsidRPr="00A25536">
        <w:rPr>
          <w:rFonts w:ascii="Arial" w:eastAsia="HGSｺﾞｼｯｸM" w:hAnsi="Arial" w:cs="Arial" w:hint="eastAsia"/>
          <w:b/>
          <w:bCs/>
          <w:szCs w:val="21"/>
        </w:rPr>
        <w:t>作、</w:t>
      </w:r>
      <w:r w:rsidR="000A68F6" w:rsidRPr="00A25536">
        <w:rPr>
          <w:rFonts w:ascii="Arial" w:eastAsia="HGSｺﾞｼｯｸM" w:hAnsi="Arial" w:cs="Arial"/>
          <w:b/>
          <w:bCs/>
          <w:szCs w:val="21"/>
        </w:rPr>
        <w:t>《ふざけっこ》</w:t>
      </w:r>
      <w:r w:rsidR="000A68F6" w:rsidRPr="00560303">
        <w:rPr>
          <w:rFonts w:ascii="Arial" w:eastAsia="HGSｺﾞｼｯｸM" w:hAnsi="Arial" w:cs="Arial" w:hint="eastAsia"/>
          <w:b/>
          <w:bCs/>
          <w:szCs w:val="21"/>
          <w:highlight w:val="yellow"/>
        </w:rPr>
        <w:t>。</w:t>
      </w:r>
      <w:r w:rsidR="000A68F6" w:rsidRPr="00A25536">
        <w:rPr>
          <w:rFonts w:ascii="Arial" w:eastAsia="HGSｺﾞｼｯｸM" w:hAnsi="Arial" w:cs="Arial" w:hint="eastAsia"/>
          <w:b/>
          <w:bCs/>
          <w:szCs w:val="21"/>
          <w:highlight w:val="yellow"/>
        </w:rPr>
        <w:t>，</w:t>
      </w:r>
      <w:r w:rsidR="000A68F6" w:rsidRPr="00A25536">
        <w:rPr>
          <w:rFonts w:ascii="Arial" w:eastAsia="HGSｺﾞｼｯｸM" w:hAnsi="Arial" w:cs="Arial"/>
          <w:szCs w:val="21"/>
        </w:rPr>
        <w:t>佐藤は、「小児科の</w:t>
      </w:r>
      <w:commentRangeStart w:id="379"/>
      <w:r w:rsidR="000A68F6" w:rsidRPr="00A25536">
        <w:rPr>
          <w:rFonts w:ascii="Arial" w:eastAsia="HGSｺﾞｼｯｸM" w:hAnsi="Arial" w:cs="Arial"/>
          <w:szCs w:val="21"/>
        </w:rPr>
        <w:t>忠</w:t>
      </w:r>
      <w:commentRangeEnd w:id="379"/>
      <w:r w:rsidR="000A68F6" w:rsidRPr="00A25536">
        <w:rPr>
          <w:rStyle w:val="aa"/>
          <w:rFonts w:ascii="Arial" w:eastAsia="HGSｺﾞｼｯｸM" w:hAnsi="Arial" w:cs="Arial"/>
          <w:sz w:val="21"/>
          <w:szCs w:val="21"/>
        </w:rPr>
        <w:commentReference w:id="379"/>
      </w:r>
      <w:r w:rsidR="000A68F6" w:rsidRPr="00A25536">
        <w:rPr>
          <w:rFonts w:ascii="Arial" w:eastAsia="HGSｺﾞｼｯｸM" w:hAnsi="Arial" w:cs="Arial"/>
          <w:szCs w:val="21"/>
        </w:rPr>
        <w:t>さん」</w:t>
      </w:r>
      <w:r w:rsidR="000A68F6" w:rsidRPr="00860AA1">
        <w:rPr>
          <w:rFonts w:ascii="Arial" w:eastAsia="HGSｺﾞｼｯｸM" w:hAnsi="Arial" w:cs="Arial" w:hint="eastAsia"/>
          <w:szCs w:val="21"/>
          <w:highlight w:val="yellow"/>
        </w:rPr>
        <w:t>，</w:t>
      </w:r>
      <w:r w:rsidR="000A68F6" w:rsidRPr="00A25536">
        <w:rPr>
          <w:rFonts w:ascii="Arial" w:eastAsia="HGSｺﾞｼｯｸM" w:hAnsi="Arial" w:cs="Arial"/>
          <w:szCs w:val="21"/>
        </w:rPr>
        <w:t>と呼ばれるほど多くの子どもの像を残しました。本作の</w:t>
      </w:r>
      <w:r w:rsidR="000A68F6" w:rsidRPr="000B63D7">
        <w:rPr>
          <w:rFonts w:ascii="Arial" w:eastAsia="HGSｺﾞｼｯｸM" w:hAnsi="Arial" w:cs="Arial" w:hint="eastAsia"/>
          <w:szCs w:val="21"/>
          <w:highlight w:val="magenta"/>
          <w:rPrChange w:id="380" w:author="TRIVECTOR" w:date="2026-03-03T16:26:00Z" w16du:dateUtc="2026-03-03T07:26:00Z">
            <w:rPr>
              <w:rFonts w:ascii="Arial" w:eastAsia="HGSｺﾞｼｯｸM" w:hAnsi="Arial" w:cs="Arial" w:hint="eastAsia"/>
              <w:szCs w:val="21"/>
            </w:rPr>
          </w:rPrChange>
        </w:rPr>
        <w:t>モデル</w:t>
      </w:r>
      <w:r w:rsidR="000A68F6" w:rsidRPr="00A25536">
        <w:rPr>
          <w:rFonts w:ascii="Arial" w:eastAsia="HGSｺﾞｼｯｸM" w:hAnsi="Arial" w:cs="Arial"/>
          <w:szCs w:val="21"/>
        </w:rPr>
        <w:t>は、友人で画家、舞台装飾家の</w:t>
      </w:r>
      <w:commentRangeStart w:id="381"/>
      <w:r w:rsidR="000A68F6" w:rsidRPr="00A25536">
        <w:rPr>
          <w:rFonts w:ascii="Arial" w:eastAsia="HGSｺﾞｼｯｸM" w:hAnsi="Arial" w:cs="Arial"/>
          <w:szCs w:val="21"/>
        </w:rPr>
        <w:t>朝倉摂</w:t>
      </w:r>
      <w:commentRangeEnd w:id="381"/>
      <w:r w:rsidR="000A68F6" w:rsidRPr="00A25536">
        <w:rPr>
          <w:rStyle w:val="aa"/>
          <w:rFonts w:ascii="Arial" w:eastAsia="HGSｺﾞｼｯｸM" w:hAnsi="Arial" w:cs="Arial"/>
          <w:sz w:val="21"/>
          <w:szCs w:val="21"/>
        </w:rPr>
        <w:commentReference w:id="381"/>
      </w:r>
      <w:r w:rsidR="000A68F6" w:rsidRPr="00A25536">
        <w:rPr>
          <w:rFonts w:ascii="Arial" w:eastAsia="HGSｺﾞｼｯｸM" w:hAnsi="Arial" w:cs="Arial"/>
          <w:szCs w:val="21"/>
        </w:rPr>
        <w:t>の娘、</w:t>
      </w:r>
      <w:commentRangeStart w:id="382"/>
      <w:r w:rsidR="000A68F6" w:rsidRPr="00A25536">
        <w:rPr>
          <w:rFonts w:ascii="Arial" w:eastAsia="HGSｺﾞｼｯｸM" w:hAnsi="Arial" w:cs="Arial"/>
          <w:szCs w:val="21"/>
        </w:rPr>
        <w:t>亜古</w:t>
      </w:r>
      <w:commentRangeEnd w:id="382"/>
      <w:r w:rsidR="000A68F6" w:rsidRPr="00A25536">
        <w:rPr>
          <w:rStyle w:val="aa"/>
          <w:rFonts w:ascii="Arial" w:eastAsia="HGSｺﾞｼｯｸM" w:hAnsi="Arial" w:cs="Arial"/>
          <w:sz w:val="21"/>
          <w:szCs w:val="21"/>
        </w:rPr>
        <w:commentReference w:id="382"/>
      </w:r>
      <w:r w:rsidR="000A68F6" w:rsidRPr="00A25536">
        <w:rPr>
          <w:rFonts w:ascii="Arial" w:eastAsia="HGSｺﾞｼｯｸM" w:hAnsi="Arial" w:cs="Arial"/>
          <w:szCs w:val="21"/>
        </w:rPr>
        <w:t>です。恩師である彫刻家、朝倉文夫の孫でもありました。佐藤は、よく摂から亜古を預けられ、子守をしました。お風呂に入った後に服を着せようとすると、大人をからかって逃げ回るので、「預り賃に彫刻にしてやろう」</w:t>
      </w:r>
      <w:r w:rsidR="000A68F6" w:rsidRPr="00860AA1">
        <w:rPr>
          <w:rFonts w:ascii="Arial" w:eastAsia="HGSｺﾞｼｯｸM" w:hAnsi="Arial" w:cs="Arial" w:hint="eastAsia"/>
          <w:szCs w:val="21"/>
          <w:highlight w:val="yellow"/>
        </w:rPr>
        <w:t>，</w:t>
      </w:r>
      <w:r w:rsidR="000A68F6" w:rsidRPr="00A25536">
        <w:rPr>
          <w:rFonts w:ascii="Arial" w:eastAsia="HGSｺﾞｼｯｸM" w:hAnsi="Arial" w:cs="Arial"/>
          <w:szCs w:val="21"/>
        </w:rPr>
        <w:t>と思い立ったのが、制作のきっかけであったといいます。バスタオルに身をくるみ、左足をあげて、今にも動き出しそうな愛らしい姿が印象的な作品です。</w:t>
      </w:r>
    </w:p>
    <w:p w14:paraId="0131351B" w14:textId="77777777" w:rsidR="000A68F6" w:rsidRDefault="000A68F6" w:rsidP="000A68F6">
      <w:pPr>
        <w:rPr>
          <w:rFonts w:ascii="Arial" w:eastAsia="HGSｺﾞｼｯｸM" w:hAnsi="Arial" w:cs="Arial"/>
          <w:szCs w:val="21"/>
          <w:highlight w:val="yellow"/>
        </w:rPr>
      </w:pPr>
    </w:p>
    <w:p w14:paraId="57CEFBCA" w14:textId="77777777" w:rsidR="000A68F6" w:rsidRDefault="000A68F6" w:rsidP="000A68F6">
      <w:pPr>
        <w:rPr>
          <w:rFonts w:ascii="Arial" w:eastAsia="HGSｺﾞｼｯｸM" w:hAnsi="Arial" w:cs="Arial"/>
          <w:szCs w:val="21"/>
          <w:highlight w:val="yellow"/>
        </w:rPr>
      </w:pPr>
    </w:p>
    <w:p w14:paraId="3A9E49F4" w14:textId="40C72262" w:rsidR="000A68F6" w:rsidRPr="00A25536" w:rsidRDefault="009A36D8" w:rsidP="000A68F6">
      <w:pPr>
        <w:rPr>
          <w:rFonts w:ascii="Arial" w:eastAsia="HGSｺﾞｼｯｸM" w:hAnsi="Arial" w:cs="Arial"/>
          <w:szCs w:val="21"/>
        </w:rPr>
      </w:pPr>
      <w:ins w:id="383" w:author="TRIVECTOR" w:date="2026-03-03T16:09:00Z" w16du:dateUtc="2026-03-03T07:09:00Z">
        <w:r>
          <w:rPr>
            <w:rFonts w:ascii="Arial" w:eastAsia="HGSｺﾞｼｯｸM" w:hAnsi="Arial" w:cs="Arial" w:hint="eastAsia"/>
            <w:b/>
            <w:bCs/>
            <w:szCs w:val="21"/>
          </w:rPr>
          <w:t xml:space="preserve">73 </w:t>
        </w:r>
      </w:ins>
      <w:r w:rsidR="000A68F6" w:rsidRPr="000B63D7">
        <w:rPr>
          <w:rFonts w:ascii="Arial" w:eastAsia="HGSｺﾞｼｯｸM" w:hAnsi="Arial" w:cs="Arial" w:hint="eastAsia"/>
          <w:b/>
          <w:bCs/>
          <w:szCs w:val="21"/>
          <w:highlight w:val="magenta"/>
          <w:rPrChange w:id="384" w:author="TRIVECTOR" w:date="2026-03-03T16:27:00Z" w16du:dateUtc="2026-03-03T07:27:00Z">
            <w:rPr>
              <w:rFonts w:ascii="Arial" w:eastAsia="HGSｺﾞｼｯｸM" w:hAnsi="Arial" w:cs="Arial" w:hint="eastAsia"/>
              <w:b/>
              <w:bCs/>
              <w:szCs w:val="21"/>
            </w:rPr>
          </w:rPrChange>
        </w:rPr>
        <w:t>佐藤忠良</w:t>
      </w:r>
      <w:r w:rsidR="000A68F6" w:rsidRPr="00A25536">
        <w:rPr>
          <w:rFonts w:ascii="Arial" w:eastAsia="HGSｺﾞｼｯｸM" w:hAnsi="Arial" w:cs="Arial" w:hint="eastAsia"/>
          <w:b/>
          <w:bCs/>
          <w:szCs w:val="21"/>
          <w:highlight w:val="yellow"/>
        </w:rPr>
        <w:t>，</w:t>
      </w:r>
      <w:r w:rsidR="000A68F6" w:rsidRPr="00A25536">
        <w:rPr>
          <w:rFonts w:ascii="Arial" w:eastAsia="HGSｺﾞｼｯｸM" w:hAnsi="Arial" w:cs="Arial" w:hint="eastAsia"/>
          <w:b/>
          <w:bCs/>
          <w:szCs w:val="21"/>
        </w:rPr>
        <w:t>作、</w:t>
      </w:r>
      <w:r w:rsidR="000A68F6" w:rsidRPr="00A25536">
        <w:rPr>
          <w:rFonts w:ascii="Arial" w:eastAsia="HGSｺﾞｼｯｸM" w:hAnsi="Arial" w:cs="Arial"/>
          <w:b/>
          <w:bCs/>
          <w:szCs w:val="21"/>
        </w:rPr>
        <w:t>《ボタン</w:t>
      </w:r>
      <w:r w:rsidR="000A68F6" w:rsidRPr="00952B20">
        <w:rPr>
          <w:rFonts w:ascii="Arial" w:eastAsia="HGSｺﾞｼｯｸM" w:hAnsi="Arial" w:cs="Arial" w:hint="eastAsia"/>
          <w:b/>
          <w:bCs/>
          <w:szCs w:val="21"/>
          <w:highlight w:val="yellow"/>
        </w:rPr>
        <w:t>，</w:t>
      </w:r>
      <w:commentRangeStart w:id="385"/>
      <w:r w:rsidR="000A68F6" w:rsidRPr="00A25536">
        <w:rPr>
          <w:rFonts w:ascii="Arial" w:eastAsia="HGSｺﾞｼｯｸM" w:hAnsi="Arial" w:cs="Arial"/>
          <w:b/>
          <w:bCs/>
          <w:szCs w:val="21"/>
        </w:rPr>
        <w:t>大</w:t>
      </w:r>
      <w:commentRangeEnd w:id="385"/>
      <w:r w:rsidR="000A68F6" w:rsidRPr="00A25536">
        <w:rPr>
          <w:rStyle w:val="aa"/>
          <w:rFonts w:ascii="Arial" w:eastAsia="HGSｺﾞｼｯｸM" w:hAnsi="Arial" w:cs="Arial"/>
          <w:b/>
          <w:bCs/>
          <w:sz w:val="21"/>
          <w:szCs w:val="21"/>
        </w:rPr>
        <w:commentReference w:id="385"/>
      </w:r>
      <w:r w:rsidR="000A68F6" w:rsidRPr="00A25536">
        <w:rPr>
          <w:rFonts w:ascii="Arial" w:eastAsia="HGSｺﾞｼｯｸM" w:hAnsi="Arial" w:cs="Arial"/>
          <w:b/>
          <w:bCs/>
          <w:szCs w:val="21"/>
        </w:rPr>
        <w:t>》</w:t>
      </w:r>
      <w:r w:rsidR="000A68F6" w:rsidRPr="00560303">
        <w:rPr>
          <w:rFonts w:ascii="Arial" w:eastAsia="HGSｺﾞｼｯｸM" w:hAnsi="Arial" w:cs="Arial" w:hint="eastAsia"/>
          <w:b/>
          <w:bCs/>
          <w:szCs w:val="21"/>
          <w:highlight w:val="yellow"/>
        </w:rPr>
        <w:t>。</w:t>
      </w:r>
      <w:r w:rsidR="000A68F6" w:rsidRPr="00A25536">
        <w:rPr>
          <w:rFonts w:ascii="Arial" w:eastAsia="HGSｺﾞｼｯｸM" w:hAnsi="Arial" w:cs="Arial" w:hint="eastAsia"/>
          <w:b/>
          <w:bCs/>
          <w:szCs w:val="21"/>
          <w:highlight w:val="yellow"/>
        </w:rPr>
        <w:t>，</w:t>
      </w:r>
      <w:r w:rsidR="000A68F6" w:rsidRPr="00A25536">
        <w:rPr>
          <w:rFonts w:ascii="Arial" w:eastAsia="HGSｺﾞｼｯｸM" w:hAnsi="Arial" w:cs="Arial"/>
          <w:szCs w:val="21"/>
        </w:rPr>
        <w:t>本作は、娘であり俳優の</w:t>
      </w:r>
      <w:r w:rsidR="000A68F6" w:rsidRPr="000B63D7">
        <w:rPr>
          <w:rFonts w:ascii="Arial" w:eastAsia="HGSｺﾞｼｯｸM" w:hAnsi="Arial" w:cs="Arial" w:hint="eastAsia"/>
          <w:szCs w:val="21"/>
          <w:highlight w:val="magenta"/>
          <w:rPrChange w:id="386" w:author="TRIVECTOR" w:date="2026-03-03T16:27:00Z" w16du:dateUtc="2026-03-03T07:27:00Z">
            <w:rPr>
              <w:rFonts w:ascii="Arial" w:eastAsia="HGSｺﾞｼｯｸM" w:hAnsi="Arial" w:cs="Arial" w:hint="eastAsia"/>
              <w:szCs w:val="21"/>
            </w:rPr>
          </w:rPrChange>
        </w:rPr>
        <w:t>佐藤オリエ</w:t>
      </w:r>
      <w:r w:rsidR="000A68F6" w:rsidRPr="00A25536">
        <w:rPr>
          <w:rFonts w:ascii="Arial" w:eastAsia="HGSｺﾞｼｯｸM" w:hAnsi="Arial" w:cs="Arial"/>
          <w:szCs w:val="21"/>
        </w:rPr>
        <w:t>をモデルにしています。マントを着用したオリエの姿をみて、北海道で幼少期にマントで冬を過ごした懐かしい記憶を思い出したこと、また、そのフォルムに魅かれたことが制作のきっかけであったと語っています。また、同時代のイタリアの彫刻家ジャコモ・マンズーによる、枢機卿をモチーフにしたブロンズ作品からも着想を得ていると語っています。左右対称に広がったマントのシルエットと手の位置などに配慮が必要だったため、時間をかけて制作されました。</w:t>
      </w:r>
    </w:p>
    <w:p w14:paraId="6587E536" w14:textId="77777777" w:rsidR="000A68F6" w:rsidRDefault="000A68F6" w:rsidP="000A68F6">
      <w:pPr>
        <w:rPr>
          <w:rFonts w:ascii="Arial" w:eastAsia="HGSｺﾞｼｯｸM" w:hAnsi="Arial" w:cs="Arial"/>
          <w:szCs w:val="21"/>
        </w:rPr>
      </w:pPr>
    </w:p>
    <w:p w14:paraId="29714513" w14:textId="77777777" w:rsidR="000A68F6" w:rsidRPr="00A25536" w:rsidRDefault="000A68F6" w:rsidP="000A68F6">
      <w:pPr>
        <w:rPr>
          <w:rFonts w:ascii="Arial" w:eastAsia="HGSｺﾞｼｯｸM" w:hAnsi="Arial" w:cs="Arial"/>
          <w:szCs w:val="21"/>
        </w:rPr>
      </w:pPr>
    </w:p>
    <w:p w14:paraId="7973B86D" w14:textId="7AF16F86" w:rsidR="000A68F6" w:rsidRPr="00310065" w:rsidRDefault="009A36D8" w:rsidP="000A68F6">
      <w:pPr>
        <w:rPr>
          <w:rFonts w:ascii="Arial" w:eastAsia="HGSｺﾞｼｯｸM" w:hAnsi="Arial" w:cs="Arial"/>
          <w:b/>
          <w:bCs/>
          <w:szCs w:val="21"/>
        </w:rPr>
      </w:pPr>
      <w:ins w:id="387" w:author="TRIVECTOR" w:date="2026-03-03T16:09:00Z" w16du:dateUtc="2026-03-03T07:09:00Z">
        <w:r>
          <w:rPr>
            <w:rFonts w:ascii="Arial" w:eastAsia="HGSｺﾞｼｯｸM" w:hAnsi="Arial" w:cs="Arial" w:hint="eastAsia"/>
            <w:b/>
            <w:bCs/>
            <w:szCs w:val="21"/>
          </w:rPr>
          <w:t xml:space="preserve">74 </w:t>
        </w:r>
      </w:ins>
      <w:r w:rsidR="000A68F6" w:rsidRPr="000B63D7">
        <w:rPr>
          <w:rFonts w:ascii="Arial" w:eastAsia="HGSｺﾞｼｯｸM" w:hAnsi="Arial" w:cs="Arial" w:hint="eastAsia"/>
          <w:b/>
          <w:bCs/>
          <w:szCs w:val="21"/>
          <w:highlight w:val="magenta"/>
          <w:rPrChange w:id="388" w:author="TRIVECTOR" w:date="2026-03-03T16:29:00Z" w16du:dateUtc="2026-03-03T07:29:00Z">
            <w:rPr>
              <w:rFonts w:ascii="Arial" w:eastAsia="HGSｺﾞｼｯｸM" w:hAnsi="Arial" w:cs="Arial" w:hint="eastAsia"/>
              <w:b/>
              <w:bCs/>
              <w:szCs w:val="21"/>
            </w:rPr>
          </w:rPrChange>
        </w:rPr>
        <w:t>佐藤忠良</w:t>
      </w:r>
      <w:r w:rsidR="000A68F6" w:rsidRPr="00A25536">
        <w:rPr>
          <w:rFonts w:ascii="Arial" w:eastAsia="HGSｺﾞｼｯｸM" w:hAnsi="Arial" w:cs="Arial" w:hint="eastAsia"/>
          <w:b/>
          <w:bCs/>
          <w:szCs w:val="21"/>
          <w:highlight w:val="yellow"/>
        </w:rPr>
        <w:t>，</w:t>
      </w:r>
      <w:r w:rsidR="000A68F6" w:rsidRPr="00A25536">
        <w:rPr>
          <w:rFonts w:ascii="Arial" w:eastAsia="HGSｺﾞｼｯｸM" w:hAnsi="Arial" w:cs="Arial" w:hint="eastAsia"/>
          <w:b/>
          <w:bCs/>
          <w:szCs w:val="21"/>
        </w:rPr>
        <w:t>作、</w:t>
      </w:r>
      <w:r w:rsidR="000A68F6" w:rsidRPr="00A25536">
        <w:rPr>
          <w:rFonts w:ascii="Arial" w:eastAsia="HGSｺﾞｼｯｸM" w:hAnsi="Arial" w:cs="Arial"/>
          <w:b/>
          <w:bCs/>
          <w:szCs w:val="21"/>
        </w:rPr>
        <w:t>《若い女》</w:t>
      </w:r>
      <w:r w:rsidR="000A68F6" w:rsidRPr="00560303">
        <w:rPr>
          <w:rFonts w:ascii="Arial" w:eastAsia="HGSｺﾞｼｯｸM" w:hAnsi="Arial" w:cs="Arial" w:hint="eastAsia"/>
          <w:b/>
          <w:bCs/>
          <w:szCs w:val="21"/>
          <w:highlight w:val="yellow"/>
        </w:rPr>
        <w:t>。</w:t>
      </w:r>
      <w:r w:rsidR="000A68F6" w:rsidRPr="00A25536">
        <w:rPr>
          <w:rFonts w:ascii="Arial" w:eastAsia="HGSｺﾞｼｯｸM" w:hAnsi="Arial" w:cs="Arial" w:hint="eastAsia"/>
          <w:b/>
          <w:bCs/>
          <w:szCs w:val="21"/>
          <w:highlight w:val="yellow"/>
        </w:rPr>
        <w:t>，</w:t>
      </w:r>
      <w:r w:rsidR="000A68F6" w:rsidRPr="00A25536">
        <w:rPr>
          <w:rFonts w:ascii="Arial" w:eastAsia="HGSｺﾞｼｯｸM" w:hAnsi="Arial" w:cs="Arial"/>
          <w:szCs w:val="21"/>
        </w:rPr>
        <w:t>当時の若者たちがジーンズ姿で歩いているの見て、佐藤は</w:t>
      </w:r>
      <w:r w:rsidR="000A68F6" w:rsidRPr="00860AA1">
        <w:rPr>
          <w:rFonts w:ascii="Arial" w:eastAsia="HGSｺﾞｼｯｸM" w:hAnsi="Arial" w:cs="Arial" w:hint="eastAsia"/>
          <w:szCs w:val="21"/>
          <w:highlight w:val="yellow"/>
        </w:rPr>
        <w:t>，</w:t>
      </w:r>
      <w:r w:rsidR="000A68F6" w:rsidRPr="00A25536">
        <w:rPr>
          <w:rFonts w:ascii="Arial" w:eastAsia="HGSｺﾞｼｯｸM" w:hAnsi="Arial" w:cs="Arial"/>
          <w:szCs w:val="21"/>
        </w:rPr>
        <w:t>「硬い木綿と肉体とが織りなす皺の起伏が呼吸しているよう</w:t>
      </w:r>
      <w:r w:rsidR="000A68F6" w:rsidRPr="000B63D7">
        <w:rPr>
          <w:rFonts w:ascii="Arial" w:eastAsia="HGSｺﾞｼｯｸM" w:hAnsi="Arial" w:cs="Arial" w:hint="eastAsia"/>
          <w:szCs w:val="21"/>
          <w:highlight w:val="magenta"/>
          <w:rPrChange w:id="389" w:author="TRIVECTOR" w:date="2026-03-03T16:28:00Z" w16du:dateUtc="2026-03-03T07:28:00Z">
            <w:rPr>
              <w:rFonts w:ascii="Arial" w:eastAsia="HGSｺﾞｼｯｸM" w:hAnsi="Arial" w:cs="Arial" w:hint="eastAsia"/>
              <w:szCs w:val="21"/>
            </w:rPr>
          </w:rPrChange>
        </w:rPr>
        <w:t>に」見えた</w:t>
      </w:r>
      <w:r w:rsidR="000A68F6" w:rsidRPr="00A25536">
        <w:rPr>
          <w:rFonts w:ascii="Arial" w:eastAsia="HGSｺﾞｼｯｸM" w:hAnsi="Arial" w:cs="Arial"/>
          <w:szCs w:val="21"/>
        </w:rPr>
        <w:t>といいます。《ジーパン》</w:t>
      </w:r>
      <w:r w:rsidR="000A68F6" w:rsidRPr="00A438E8">
        <w:rPr>
          <w:rFonts w:ascii="Arial" w:eastAsia="HGSｺﾞｼｯｸM" w:hAnsi="Arial" w:cs="Arial" w:hint="eastAsia"/>
          <w:szCs w:val="21"/>
          <w:highlight w:val="yellow"/>
        </w:rPr>
        <w:t>，</w:t>
      </w:r>
      <w:r w:rsidR="000A68F6" w:rsidRPr="00A25536">
        <w:rPr>
          <w:rFonts w:ascii="Arial" w:eastAsia="HGSｺﾞｼｯｸM" w:hAnsi="Arial" w:cs="Arial"/>
          <w:szCs w:val="21"/>
        </w:rPr>
        <w:t>という作品にはじまり、ジーンズ姿の女性像は</w:t>
      </w:r>
      <w:r w:rsidR="000A68F6" w:rsidRPr="00A25536">
        <w:rPr>
          <w:rFonts w:ascii="Arial" w:eastAsia="HGSｺﾞｼｯｸM" w:hAnsi="Arial" w:cs="Arial"/>
          <w:szCs w:val="21"/>
        </w:rPr>
        <w:t>20</w:t>
      </w:r>
      <w:r w:rsidR="000A68F6" w:rsidRPr="00A25536">
        <w:rPr>
          <w:rFonts w:ascii="Arial" w:eastAsia="HGSｺﾞｼｯｸM" w:hAnsi="Arial" w:cs="Arial"/>
          <w:szCs w:val="21"/>
        </w:rPr>
        <w:t>体ほど制作されました。本作もそうした意識で作られたもので、</w:t>
      </w:r>
      <w:r w:rsidR="000A68F6" w:rsidRPr="000B63D7">
        <w:rPr>
          <w:rFonts w:ascii="Arial" w:eastAsia="HGSｺﾞｼｯｸM" w:hAnsi="Arial" w:cs="Arial" w:hint="eastAsia"/>
          <w:szCs w:val="21"/>
          <w:highlight w:val="magenta"/>
          <w:rPrChange w:id="390" w:author="TRIVECTOR" w:date="2026-03-03T16:28:00Z" w16du:dateUtc="2026-03-03T07:28:00Z">
            <w:rPr>
              <w:rFonts w:ascii="Arial" w:eastAsia="HGSｺﾞｼｯｸM" w:hAnsi="Arial" w:cs="Arial" w:hint="eastAsia"/>
              <w:szCs w:val="21"/>
            </w:rPr>
          </w:rPrChange>
        </w:rPr>
        <w:t>右脚</w:t>
      </w:r>
      <w:r w:rsidR="000A68F6" w:rsidRPr="00A25536">
        <w:rPr>
          <w:rFonts w:ascii="Arial" w:eastAsia="HGSｺﾞｼｯｸM" w:hAnsi="Arial" w:cs="Arial"/>
          <w:szCs w:val="21"/>
        </w:rPr>
        <w:t>に重心を置き、首を右に傾け、腰を</w:t>
      </w:r>
      <w:r w:rsidR="000A68F6" w:rsidRPr="000B63D7">
        <w:rPr>
          <w:rFonts w:ascii="Arial" w:eastAsia="HGSｺﾞｼｯｸM" w:hAnsi="Arial" w:cs="Arial" w:hint="eastAsia"/>
          <w:szCs w:val="21"/>
          <w:highlight w:val="magenta"/>
          <w:rPrChange w:id="391" w:author="TRIVECTOR" w:date="2026-03-03T16:29:00Z" w16du:dateUtc="2026-03-03T07:29:00Z">
            <w:rPr>
              <w:rFonts w:ascii="Arial" w:eastAsia="HGSｺﾞｼｯｸM" w:hAnsi="Arial" w:cs="Arial" w:hint="eastAsia"/>
              <w:szCs w:val="21"/>
            </w:rPr>
          </w:rPrChange>
        </w:rPr>
        <w:t>右方向に</w:t>
      </w:r>
      <w:r w:rsidR="000A68F6" w:rsidRPr="00A25536">
        <w:rPr>
          <w:rFonts w:ascii="Arial" w:eastAsia="HGSｺﾞｼｯｸM" w:hAnsi="Arial" w:cs="Arial"/>
          <w:szCs w:val="21"/>
        </w:rPr>
        <w:t>張り出し、上半身が緩やかな曲線を描いています。腰に添えられた右手もまた右方向に孤を描き、写実的な表現というよりは大胆な身体の操作が行われています。</w:t>
      </w:r>
    </w:p>
    <w:p w14:paraId="67771539" w14:textId="77777777" w:rsidR="000A68F6" w:rsidRDefault="000A68F6" w:rsidP="000A68F6">
      <w:pPr>
        <w:widowControl/>
        <w:jc w:val="left"/>
        <w:rPr>
          <w:rFonts w:ascii="Arial" w:eastAsia="HGSｺﾞｼｯｸM" w:hAnsi="Arial" w:cs="Arial"/>
          <w:szCs w:val="21"/>
        </w:rPr>
      </w:pPr>
    </w:p>
    <w:p w14:paraId="5E760DA3" w14:textId="77777777" w:rsidR="000A68F6" w:rsidRDefault="000A68F6" w:rsidP="000A68F6">
      <w:pPr>
        <w:widowControl/>
        <w:jc w:val="left"/>
        <w:rPr>
          <w:rFonts w:ascii="Arial" w:eastAsia="HGSｺﾞｼｯｸM" w:hAnsi="Arial" w:cs="Arial"/>
          <w:szCs w:val="21"/>
        </w:rPr>
      </w:pPr>
    </w:p>
    <w:p w14:paraId="71F60F90" w14:textId="5560D7C2" w:rsidR="000A68F6" w:rsidRPr="00A25536" w:rsidRDefault="009A36D8" w:rsidP="000A68F6">
      <w:pPr>
        <w:rPr>
          <w:rFonts w:ascii="Arial" w:eastAsia="HGSｺﾞｼｯｸM" w:hAnsi="Arial" w:cs="Arial"/>
          <w:szCs w:val="21"/>
        </w:rPr>
      </w:pPr>
      <w:ins w:id="392" w:author="TRIVECTOR" w:date="2026-03-03T16:09:00Z" w16du:dateUtc="2026-03-03T07:09:00Z">
        <w:r>
          <w:rPr>
            <w:rFonts w:ascii="Arial" w:eastAsia="HGSｺﾞｼｯｸM" w:hAnsi="Arial" w:cs="Arial" w:hint="eastAsia"/>
            <w:b/>
            <w:bCs/>
            <w:szCs w:val="21"/>
          </w:rPr>
          <w:t xml:space="preserve">75 </w:t>
        </w:r>
      </w:ins>
      <w:r w:rsidR="000A68F6" w:rsidRPr="000B63D7">
        <w:rPr>
          <w:rFonts w:ascii="Arial" w:eastAsia="HGSｺﾞｼｯｸM" w:hAnsi="Arial" w:cs="Arial" w:hint="eastAsia"/>
          <w:b/>
          <w:bCs/>
          <w:szCs w:val="21"/>
          <w:highlight w:val="magenta"/>
          <w:rPrChange w:id="393" w:author="TRIVECTOR" w:date="2026-03-03T16:29:00Z" w16du:dateUtc="2026-03-03T07:29:00Z">
            <w:rPr>
              <w:rFonts w:ascii="Arial" w:eastAsia="HGSｺﾞｼｯｸM" w:hAnsi="Arial" w:cs="Arial" w:hint="eastAsia"/>
              <w:b/>
              <w:bCs/>
              <w:szCs w:val="21"/>
            </w:rPr>
          </w:rPrChange>
        </w:rPr>
        <w:t>佐藤忠良</w:t>
      </w:r>
      <w:r w:rsidR="000A68F6" w:rsidRPr="00A25536">
        <w:rPr>
          <w:rFonts w:ascii="Arial" w:eastAsia="HGSｺﾞｼｯｸM" w:hAnsi="Arial" w:cs="Arial" w:hint="eastAsia"/>
          <w:b/>
          <w:bCs/>
          <w:szCs w:val="21"/>
          <w:highlight w:val="yellow"/>
        </w:rPr>
        <w:t>，</w:t>
      </w:r>
      <w:r w:rsidR="000A68F6" w:rsidRPr="00A25536">
        <w:rPr>
          <w:rFonts w:ascii="Arial" w:eastAsia="HGSｺﾞｼｯｸM" w:hAnsi="Arial" w:cs="Arial" w:hint="eastAsia"/>
          <w:b/>
          <w:bCs/>
          <w:szCs w:val="21"/>
        </w:rPr>
        <w:t>作、</w:t>
      </w:r>
      <w:r w:rsidR="000A68F6" w:rsidRPr="00A25536">
        <w:rPr>
          <w:rFonts w:ascii="Arial" w:eastAsia="HGSｺﾞｼｯｸM" w:hAnsi="Arial" w:cs="Arial"/>
          <w:b/>
          <w:bCs/>
          <w:szCs w:val="21"/>
        </w:rPr>
        <w:t>《帽子・夏》</w:t>
      </w:r>
      <w:r w:rsidR="000A68F6" w:rsidRPr="00560303">
        <w:rPr>
          <w:rFonts w:ascii="Arial" w:eastAsia="HGSｺﾞｼｯｸM" w:hAnsi="Arial" w:cs="Arial" w:hint="eastAsia"/>
          <w:b/>
          <w:bCs/>
          <w:szCs w:val="21"/>
          <w:highlight w:val="yellow"/>
        </w:rPr>
        <w:t>。</w:t>
      </w:r>
      <w:r w:rsidR="000A68F6" w:rsidRPr="00A25536">
        <w:rPr>
          <w:rFonts w:ascii="Arial" w:eastAsia="HGSｺﾞｼｯｸM" w:hAnsi="Arial" w:cs="Arial" w:hint="eastAsia"/>
          <w:b/>
          <w:bCs/>
          <w:szCs w:val="21"/>
          <w:highlight w:val="yellow"/>
        </w:rPr>
        <w:t>，</w:t>
      </w:r>
      <w:r w:rsidR="000A68F6" w:rsidRPr="00A25536">
        <w:rPr>
          <w:rFonts w:ascii="Arial" w:eastAsia="HGSｺﾞｼｯｸM" w:hAnsi="Arial" w:cs="Arial"/>
          <w:szCs w:val="21"/>
        </w:rPr>
        <w:t>佐藤は東京造形大学の教授となり、彫刻専攻の第</w:t>
      </w:r>
      <w:r w:rsidR="000A68F6" w:rsidRPr="00A25536">
        <w:rPr>
          <w:rFonts w:ascii="Arial" w:eastAsia="HGSｺﾞｼｯｸM" w:hAnsi="Arial" w:cs="Arial"/>
          <w:szCs w:val="21"/>
        </w:rPr>
        <w:t>1</w:t>
      </w:r>
      <w:r w:rsidR="000A68F6" w:rsidRPr="00A25536">
        <w:rPr>
          <w:rFonts w:ascii="Arial" w:eastAsia="HGSｺﾞｼｯｸM" w:hAnsi="Arial" w:cs="Arial"/>
          <w:szCs w:val="21"/>
        </w:rPr>
        <w:t>期生となった</w:t>
      </w:r>
      <w:commentRangeStart w:id="394"/>
      <w:r w:rsidR="000A68F6" w:rsidRPr="00A25536">
        <w:rPr>
          <w:rFonts w:ascii="Arial" w:eastAsia="HGSｺﾞｼｯｸM" w:hAnsi="Arial" w:cs="Arial"/>
          <w:szCs w:val="21"/>
        </w:rPr>
        <w:t>笹戸千津子</w:t>
      </w:r>
      <w:commentRangeEnd w:id="394"/>
      <w:r w:rsidR="000A68F6" w:rsidRPr="00A25536">
        <w:rPr>
          <w:rStyle w:val="aa"/>
          <w:rFonts w:ascii="Arial" w:eastAsia="HGSｺﾞｼｯｸM" w:hAnsi="Arial" w:cs="Arial"/>
          <w:sz w:val="21"/>
          <w:szCs w:val="21"/>
        </w:rPr>
        <w:commentReference w:id="394"/>
      </w:r>
      <w:r w:rsidR="000A68F6" w:rsidRPr="00A25536">
        <w:rPr>
          <w:rFonts w:ascii="Arial" w:eastAsia="HGSｺﾞｼｯｸM" w:hAnsi="Arial" w:cs="Arial"/>
          <w:szCs w:val="21"/>
        </w:rPr>
        <w:t>をモデルに、イタリアの具象彫刻に共鳴するような作品を模索し始めます。本作は、当時の若者のファッションを取り入れ、身体や衣服を大胆に操作した作品でした。</w:t>
      </w:r>
      <w:r w:rsidR="000A68F6" w:rsidRPr="00A438E8">
        <w:rPr>
          <w:rFonts w:ascii="Arial" w:eastAsia="HGSｺﾞｼｯｸM" w:hAnsi="Arial" w:cs="Arial" w:hint="eastAsia"/>
          <w:szCs w:val="21"/>
          <w:highlight w:val="yellow"/>
        </w:rPr>
        <w:t>，</w:t>
      </w:r>
      <w:r w:rsidR="000A68F6" w:rsidRPr="00A25536">
        <w:rPr>
          <w:rFonts w:ascii="Arial" w:eastAsia="HGSｺﾞｼｯｸM" w:hAnsi="Arial" w:cs="Arial"/>
          <w:szCs w:val="21"/>
        </w:rPr>
        <w:t>「具象でモビールをやってみているような気持ち」</w:t>
      </w:r>
      <w:r w:rsidR="000A68F6" w:rsidRPr="00860AA1">
        <w:rPr>
          <w:rFonts w:ascii="Arial" w:eastAsia="HGSｺﾞｼｯｸM" w:hAnsi="Arial" w:cs="Arial" w:hint="eastAsia"/>
          <w:szCs w:val="21"/>
          <w:highlight w:val="yellow"/>
        </w:rPr>
        <w:t>，</w:t>
      </w:r>
      <w:r w:rsidR="000A68F6" w:rsidRPr="00A25536">
        <w:rPr>
          <w:rFonts w:ascii="Arial" w:eastAsia="HGSｺﾞｼｯｸM" w:hAnsi="Arial" w:cs="Arial"/>
          <w:szCs w:val="21"/>
        </w:rPr>
        <w:t>と語っているように、形態の均衡や空間の広がりをどう生み出すかが、佐藤の関心事となっていきました。この作品を作った時、佐藤は還暦の年を迎えていました。</w:t>
      </w:r>
    </w:p>
    <w:p w14:paraId="07BFEFFE" w14:textId="77777777" w:rsidR="000A68F6" w:rsidRDefault="000A68F6" w:rsidP="000A68F6">
      <w:pPr>
        <w:rPr>
          <w:rFonts w:ascii="Arial" w:eastAsia="HGSｺﾞｼｯｸM" w:hAnsi="Arial" w:cs="Arial"/>
          <w:szCs w:val="21"/>
        </w:rPr>
      </w:pPr>
    </w:p>
    <w:p w14:paraId="69668D4E" w14:textId="77777777" w:rsidR="000A68F6" w:rsidRDefault="000A68F6" w:rsidP="000A68F6">
      <w:pPr>
        <w:rPr>
          <w:rFonts w:ascii="Arial" w:eastAsia="HGSｺﾞｼｯｸM" w:hAnsi="Arial" w:cs="Arial"/>
          <w:szCs w:val="21"/>
        </w:rPr>
      </w:pPr>
    </w:p>
    <w:p w14:paraId="1E47E5B8" w14:textId="49885295" w:rsidR="000A68F6" w:rsidRPr="00A25536" w:rsidRDefault="009A36D8" w:rsidP="000A68F6">
      <w:pPr>
        <w:rPr>
          <w:rFonts w:ascii="Arial" w:eastAsia="HGSｺﾞｼｯｸM" w:hAnsi="Arial" w:cs="Arial"/>
          <w:szCs w:val="21"/>
        </w:rPr>
      </w:pPr>
      <w:ins w:id="395" w:author="TRIVECTOR" w:date="2026-03-03T16:09:00Z" w16du:dateUtc="2026-03-03T07:09:00Z">
        <w:r>
          <w:rPr>
            <w:rFonts w:ascii="Arial" w:eastAsia="HGSｺﾞｼｯｸM" w:hAnsi="Arial" w:cs="Arial" w:hint="eastAsia"/>
            <w:b/>
            <w:bCs/>
            <w:szCs w:val="21"/>
          </w:rPr>
          <w:lastRenderedPageBreak/>
          <w:t xml:space="preserve">76 </w:t>
        </w:r>
      </w:ins>
      <w:r w:rsidR="000A68F6" w:rsidRPr="00A25536">
        <w:rPr>
          <w:rFonts w:ascii="Arial" w:eastAsia="HGSｺﾞｼｯｸM" w:hAnsi="Arial" w:cs="Arial"/>
          <w:b/>
          <w:bCs/>
          <w:szCs w:val="21"/>
        </w:rPr>
        <w:t>佐藤忠良</w:t>
      </w:r>
      <w:r w:rsidR="000A68F6" w:rsidRPr="00A25536">
        <w:rPr>
          <w:rFonts w:ascii="Arial" w:eastAsia="HGSｺﾞｼｯｸM" w:hAnsi="Arial" w:cs="Arial" w:hint="eastAsia"/>
          <w:b/>
          <w:bCs/>
          <w:szCs w:val="21"/>
          <w:highlight w:val="yellow"/>
        </w:rPr>
        <w:t>，</w:t>
      </w:r>
      <w:r w:rsidR="000A68F6" w:rsidRPr="00A25536">
        <w:rPr>
          <w:rFonts w:ascii="Arial" w:eastAsia="HGSｺﾞｼｯｸM" w:hAnsi="Arial" w:cs="Arial" w:hint="eastAsia"/>
          <w:b/>
          <w:bCs/>
          <w:szCs w:val="21"/>
        </w:rPr>
        <w:t>作、</w:t>
      </w:r>
      <w:r w:rsidR="000A68F6" w:rsidRPr="00A25536">
        <w:rPr>
          <w:rFonts w:ascii="Arial" w:eastAsia="HGSｺﾞｼｯｸM" w:hAnsi="Arial" w:cs="Arial"/>
          <w:b/>
          <w:bCs/>
          <w:szCs w:val="21"/>
        </w:rPr>
        <w:t>《おおきなかぶ》</w:t>
      </w:r>
      <w:r w:rsidR="000A68F6" w:rsidRPr="00560303">
        <w:rPr>
          <w:rFonts w:ascii="Arial" w:eastAsia="HGSｺﾞｼｯｸM" w:hAnsi="Arial" w:cs="Arial" w:hint="eastAsia"/>
          <w:b/>
          <w:bCs/>
          <w:szCs w:val="21"/>
          <w:highlight w:val="yellow"/>
        </w:rPr>
        <w:t>。</w:t>
      </w:r>
      <w:r w:rsidR="000A68F6" w:rsidRPr="00A25536">
        <w:rPr>
          <w:rFonts w:ascii="Arial" w:eastAsia="HGSｺﾞｼｯｸM" w:hAnsi="Arial" w:cs="Arial" w:hint="eastAsia"/>
          <w:b/>
          <w:bCs/>
          <w:szCs w:val="21"/>
          <w:highlight w:val="yellow"/>
        </w:rPr>
        <w:t>，</w:t>
      </w:r>
      <w:r w:rsidR="000A68F6" w:rsidRPr="00A25536">
        <w:rPr>
          <w:rFonts w:ascii="Arial" w:eastAsia="HGSｺﾞｼｯｸM" w:hAnsi="Arial" w:cs="Arial"/>
          <w:szCs w:val="21"/>
        </w:rPr>
        <w:t>佐藤は彫刻制作の傍らで、多くの絵本を生み出しました。絵本</w:t>
      </w:r>
      <w:r w:rsidR="000A68F6" w:rsidRPr="00860AA1">
        <w:rPr>
          <w:rFonts w:ascii="Arial" w:eastAsia="HGSｺﾞｼｯｸM" w:hAnsi="Arial" w:cs="Arial" w:hint="eastAsia"/>
          <w:szCs w:val="21"/>
          <w:highlight w:val="yellow"/>
        </w:rPr>
        <w:t>，</w:t>
      </w:r>
      <w:r w:rsidR="000A68F6" w:rsidRPr="00A25536">
        <w:rPr>
          <w:rFonts w:ascii="Arial" w:eastAsia="HGSｺﾞｼｯｸM" w:hAnsi="Arial" w:cs="Arial"/>
          <w:szCs w:val="21"/>
        </w:rPr>
        <w:t>「おおきなかぶ」は、トルストイによって再話されたロシア民話であり、内田莉莎子が翻訳、佐藤忠良が作画した絵本です。シベリア抑留に際して現地の暮らしを目に焼き付けた佐藤にとって、本作は渾身の</w:t>
      </w:r>
      <w:r w:rsidR="000A68F6" w:rsidRPr="000B63D7">
        <w:rPr>
          <w:rFonts w:ascii="Arial" w:eastAsia="HGSｺﾞｼｯｸM" w:hAnsi="Arial" w:cs="Arial" w:hint="eastAsia"/>
          <w:szCs w:val="21"/>
          <w:highlight w:val="magenta"/>
          <w:rPrChange w:id="396" w:author="TRIVECTOR" w:date="2026-03-03T16:30:00Z" w16du:dateUtc="2026-03-03T07:30:00Z">
            <w:rPr>
              <w:rFonts w:ascii="Arial" w:eastAsia="HGSｺﾞｼｯｸM" w:hAnsi="Arial" w:cs="Arial" w:hint="eastAsia"/>
              <w:szCs w:val="21"/>
            </w:rPr>
          </w:rPrChange>
        </w:rPr>
        <w:t>一作</w:t>
      </w:r>
      <w:r w:rsidR="000A68F6" w:rsidRPr="00A25536">
        <w:rPr>
          <w:rFonts w:ascii="Arial" w:eastAsia="HGSｺﾞｼｯｸM" w:hAnsi="Arial" w:cs="Arial"/>
          <w:szCs w:val="21"/>
        </w:rPr>
        <w:t>となりました。リズミカルな文章にあわせるように、佐藤は、</w:t>
      </w:r>
      <w:r w:rsidR="000A68F6" w:rsidRPr="000B63D7">
        <w:rPr>
          <w:rFonts w:ascii="Arial" w:eastAsia="HGSｺﾞｼｯｸM" w:hAnsi="Arial" w:cs="Arial" w:hint="eastAsia"/>
          <w:szCs w:val="21"/>
          <w:highlight w:val="magenta"/>
          <w:rPrChange w:id="397" w:author="TRIVECTOR" w:date="2026-03-03T16:30:00Z" w16du:dateUtc="2026-03-03T07:30:00Z">
            <w:rPr>
              <w:rFonts w:ascii="Arial" w:eastAsia="HGSｺﾞｼｯｸM" w:hAnsi="Arial" w:cs="Arial" w:hint="eastAsia"/>
              <w:szCs w:val="21"/>
            </w:rPr>
          </w:rPrChange>
        </w:rPr>
        <w:t>かぶを</w:t>
      </w:r>
      <w:r w:rsidR="000A68F6" w:rsidRPr="00A25536">
        <w:rPr>
          <w:rFonts w:ascii="Arial" w:eastAsia="HGSｺﾞｼｯｸM" w:hAnsi="Arial" w:cs="Arial"/>
          <w:szCs w:val="21"/>
        </w:rPr>
        <w:t>引き抜こうとする動作と休息する様子を交互に描くことによって、場面展開に緩急を生み出しました。人体の動きが表現の</w:t>
      </w:r>
      <w:commentRangeStart w:id="398"/>
      <w:r w:rsidR="000A68F6" w:rsidRPr="00A25536">
        <w:rPr>
          <w:rFonts w:ascii="Arial" w:eastAsia="HGSｺﾞｼｯｸM" w:hAnsi="Arial" w:cs="Arial"/>
          <w:szCs w:val="21"/>
        </w:rPr>
        <w:t>要</w:t>
      </w:r>
      <w:commentRangeEnd w:id="398"/>
      <w:r w:rsidR="000A68F6" w:rsidRPr="00A25536">
        <w:rPr>
          <w:rStyle w:val="aa"/>
          <w:rFonts w:ascii="Arial" w:eastAsia="HGSｺﾞｼｯｸM" w:hAnsi="Arial" w:cs="Arial"/>
          <w:sz w:val="21"/>
          <w:szCs w:val="21"/>
        </w:rPr>
        <w:commentReference w:id="398"/>
      </w:r>
      <w:r w:rsidR="000A68F6" w:rsidRPr="00A25536">
        <w:rPr>
          <w:rFonts w:ascii="Arial" w:eastAsia="HGSｺﾞｼｯｸM" w:hAnsi="Arial" w:cs="Arial"/>
          <w:szCs w:val="21"/>
        </w:rPr>
        <w:t>であるこの絵本のために、佐藤は三度もデッサンしたといいます。</w:t>
      </w:r>
    </w:p>
    <w:p w14:paraId="47448B66" w14:textId="77777777" w:rsidR="000A68F6" w:rsidRPr="00A25536" w:rsidRDefault="000A68F6" w:rsidP="000A68F6">
      <w:pPr>
        <w:rPr>
          <w:rFonts w:ascii="Arial" w:eastAsia="HGSｺﾞｼｯｸM" w:hAnsi="Arial" w:cs="Arial"/>
          <w:szCs w:val="21"/>
        </w:rPr>
      </w:pPr>
    </w:p>
    <w:p w14:paraId="2BA4B3CE" w14:textId="77777777" w:rsidR="000A68F6" w:rsidRPr="00A25536" w:rsidRDefault="000A68F6" w:rsidP="000A68F6">
      <w:pPr>
        <w:rPr>
          <w:rFonts w:ascii="Arial" w:eastAsia="HGSｺﾞｼｯｸM" w:hAnsi="Arial" w:cs="Arial"/>
          <w:szCs w:val="21"/>
        </w:rPr>
      </w:pPr>
    </w:p>
    <w:p w14:paraId="6892A0F4" w14:textId="7B45AE16" w:rsidR="000A68F6" w:rsidRPr="00A25536" w:rsidRDefault="009A36D8" w:rsidP="000A68F6">
      <w:pPr>
        <w:rPr>
          <w:rFonts w:ascii="Arial" w:eastAsia="HGSｺﾞｼｯｸM" w:hAnsi="Arial" w:cs="Arial"/>
          <w:szCs w:val="21"/>
        </w:rPr>
      </w:pPr>
      <w:ins w:id="399" w:author="TRIVECTOR" w:date="2026-03-03T16:09:00Z" w16du:dateUtc="2026-03-03T07:09:00Z">
        <w:r>
          <w:rPr>
            <w:rFonts w:ascii="Arial" w:eastAsia="HGSｺﾞｼｯｸM" w:hAnsi="Arial" w:cs="Arial" w:hint="eastAsia"/>
            <w:b/>
            <w:bCs/>
            <w:szCs w:val="21"/>
          </w:rPr>
          <w:t xml:space="preserve">77 </w:t>
        </w:r>
      </w:ins>
      <w:r w:rsidR="000A68F6" w:rsidRPr="00A25536">
        <w:rPr>
          <w:rFonts w:ascii="Arial" w:eastAsia="HGSｺﾞｼｯｸM" w:hAnsi="Arial" w:cs="Arial"/>
          <w:b/>
          <w:bCs/>
          <w:szCs w:val="21"/>
        </w:rPr>
        <w:t>アンリ・ド・トゥ</w:t>
      </w:r>
      <w:r w:rsidR="000A68F6">
        <w:rPr>
          <w:rFonts w:ascii="Arial" w:eastAsia="HGSｺﾞｼｯｸM" w:hAnsi="Arial" w:cs="Arial" w:hint="eastAsia"/>
          <w:b/>
          <w:bCs/>
          <w:szCs w:val="21"/>
        </w:rPr>
        <w:t>ー</w:t>
      </w:r>
      <w:r w:rsidR="000A68F6" w:rsidRPr="00A25536">
        <w:rPr>
          <w:rFonts w:ascii="Arial" w:eastAsia="HGSｺﾞｼｯｸM" w:hAnsi="Arial" w:cs="Arial"/>
          <w:b/>
          <w:bCs/>
          <w:szCs w:val="21"/>
        </w:rPr>
        <w:t>ルーズ</w:t>
      </w:r>
      <w:r w:rsidR="000A68F6" w:rsidRPr="00860AA1">
        <w:rPr>
          <w:rFonts w:ascii="Arial" w:eastAsia="HGSｺﾞｼｯｸM" w:hAnsi="Arial" w:cs="Arial" w:hint="eastAsia"/>
          <w:b/>
          <w:bCs/>
          <w:szCs w:val="21"/>
          <w:highlight w:val="yellow"/>
        </w:rPr>
        <w:t>・</w:t>
      </w:r>
      <w:r w:rsidR="000A68F6" w:rsidRPr="00C20CE7">
        <w:rPr>
          <w:rFonts w:ascii="Arial" w:eastAsia="HGSｺﾞｼｯｸM" w:hAnsi="Arial" w:cs="Arial" w:hint="eastAsia"/>
          <w:b/>
          <w:bCs/>
          <w:szCs w:val="21"/>
          <w:highlight w:val="magenta"/>
          <w:rPrChange w:id="400" w:author="TRIVECTOR" w:date="2026-03-03T16:30:00Z" w16du:dateUtc="2026-03-03T07:30:00Z">
            <w:rPr>
              <w:rFonts w:ascii="Arial" w:eastAsia="HGSｺﾞｼｯｸM" w:hAnsi="Arial" w:cs="Arial" w:hint="eastAsia"/>
              <w:b/>
              <w:bCs/>
              <w:szCs w:val="21"/>
            </w:rPr>
          </w:rPrChange>
        </w:rPr>
        <w:t>ロートレック</w:t>
      </w:r>
      <w:r w:rsidR="000A68F6" w:rsidRPr="00A25536">
        <w:rPr>
          <w:rFonts w:ascii="Arial" w:eastAsia="HGSｺﾞｼｯｸM" w:hAnsi="Arial" w:cs="Arial" w:hint="eastAsia"/>
          <w:b/>
          <w:bCs/>
          <w:szCs w:val="21"/>
          <w:highlight w:val="yellow"/>
        </w:rPr>
        <w:t>，</w:t>
      </w:r>
      <w:r w:rsidR="000A68F6" w:rsidRPr="00A25536">
        <w:rPr>
          <w:rFonts w:ascii="Arial" w:eastAsia="HGSｺﾞｼｯｸM" w:hAnsi="Arial" w:cs="Arial" w:hint="eastAsia"/>
          <w:b/>
          <w:bCs/>
          <w:szCs w:val="21"/>
        </w:rPr>
        <w:t>作、</w:t>
      </w:r>
      <w:r w:rsidR="000A68F6" w:rsidRPr="00A25536">
        <w:rPr>
          <w:rFonts w:ascii="Arial" w:eastAsia="HGSｺﾞｼｯｸM" w:hAnsi="Arial" w:cs="Arial"/>
          <w:b/>
          <w:bCs/>
          <w:szCs w:val="21"/>
        </w:rPr>
        <w:t>《ディヴァン・ジャポネ》</w:t>
      </w:r>
      <w:r w:rsidR="000A68F6" w:rsidRPr="00560303">
        <w:rPr>
          <w:rFonts w:ascii="Arial" w:eastAsia="HGSｺﾞｼｯｸM" w:hAnsi="Arial" w:cs="Arial" w:hint="eastAsia"/>
          <w:b/>
          <w:bCs/>
          <w:szCs w:val="21"/>
          <w:highlight w:val="yellow"/>
        </w:rPr>
        <w:t>。</w:t>
      </w:r>
      <w:r w:rsidR="000A68F6" w:rsidRPr="00A25536">
        <w:rPr>
          <w:rFonts w:ascii="Arial" w:eastAsia="HGSｺﾞｼｯｸM" w:hAnsi="Arial" w:cs="Arial" w:hint="eastAsia"/>
          <w:b/>
          <w:bCs/>
          <w:szCs w:val="21"/>
          <w:highlight w:val="yellow"/>
        </w:rPr>
        <w:t>，</w:t>
      </w:r>
      <w:r w:rsidR="000A68F6" w:rsidRPr="00A25536">
        <w:rPr>
          <w:rFonts w:ascii="Arial" w:eastAsia="HGSｺﾞｼｯｸM" w:hAnsi="Arial" w:cs="Arial"/>
          <w:szCs w:val="21"/>
        </w:rPr>
        <w:t>ディヴァン・ジャポネは日本の長椅子という意味の飲食店で、日本風の内装で、歌や踊りを楽しむことができました。本作は、このお店のために制作されたポスターであり、中央には、観客席に座るジャヌ・アヴリルが描かれています。ジャヌは、モンマルトルにあるムーラン・ルージュというダンスホールで人気を博した踊り子で、ロートレックの親友でもありました。ステージ上には黒い手袋がトレードマークだった歌手、イヴェット・ギルベールが描かれています。首から上が大胆にトリミングされており、こうした鑑賞者の想像をかきたてる臨場感のある描写は、ロートレックの</w:t>
      </w:r>
      <w:r w:rsidR="000A68F6" w:rsidRPr="00C20CE7">
        <w:rPr>
          <w:rFonts w:ascii="Arial" w:eastAsia="HGSｺﾞｼｯｸM" w:hAnsi="Arial" w:cs="Arial" w:hint="eastAsia"/>
          <w:szCs w:val="21"/>
          <w:highlight w:val="magenta"/>
          <w:rPrChange w:id="401" w:author="TRIVECTOR" w:date="2026-03-03T16:31:00Z" w16du:dateUtc="2026-03-03T07:31:00Z">
            <w:rPr>
              <w:rFonts w:ascii="Arial" w:eastAsia="HGSｺﾞｼｯｸM" w:hAnsi="Arial" w:cs="Arial" w:hint="eastAsia"/>
              <w:szCs w:val="21"/>
            </w:rPr>
          </w:rPrChange>
        </w:rPr>
        <w:t>得意技</w:t>
      </w:r>
      <w:r w:rsidR="000A68F6" w:rsidRPr="00A25536">
        <w:rPr>
          <w:rFonts w:ascii="Arial" w:eastAsia="HGSｺﾞｼｯｸM" w:hAnsi="Arial" w:cs="Arial"/>
          <w:szCs w:val="21"/>
        </w:rPr>
        <w:t>でした。</w:t>
      </w:r>
    </w:p>
    <w:p w14:paraId="5C35968B" w14:textId="77777777" w:rsidR="000A68F6" w:rsidRDefault="000A68F6" w:rsidP="000A68F6">
      <w:pPr>
        <w:rPr>
          <w:rFonts w:ascii="Arial" w:eastAsia="HGSｺﾞｼｯｸM" w:hAnsi="Arial" w:cs="Arial"/>
          <w:szCs w:val="21"/>
        </w:rPr>
      </w:pPr>
    </w:p>
    <w:p w14:paraId="0EDD2D8A" w14:textId="77777777" w:rsidR="000A68F6" w:rsidRPr="00A25536" w:rsidRDefault="000A68F6" w:rsidP="000A68F6">
      <w:pPr>
        <w:rPr>
          <w:rFonts w:ascii="Arial" w:eastAsia="HGSｺﾞｼｯｸM" w:hAnsi="Arial" w:cs="Arial"/>
          <w:szCs w:val="21"/>
        </w:rPr>
      </w:pPr>
    </w:p>
    <w:p w14:paraId="5628AED8" w14:textId="6A50571B" w:rsidR="000A68F6" w:rsidRPr="00A25536" w:rsidRDefault="009A36D8" w:rsidP="000A68F6">
      <w:pPr>
        <w:rPr>
          <w:rFonts w:ascii="Arial" w:eastAsia="HGSｺﾞｼｯｸM" w:hAnsi="Arial" w:cs="Arial"/>
          <w:szCs w:val="21"/>
        </w:rPr>
      </w:pPr>
      <w:ins w:id="402" w:author="TRIVECTOR" w:date="2026-03-03T16:09:00Z" w16du:dateUtc="2026-03-03T07:09:00Z">
        <w:r>
          <w:rPr>
            <w:rFonts w:ascii="Arial" w:eastAsia="HGSｺﾞｼｯｸM" w:hAnsi="Arial" w:cs="Arial" w:hint="eastAsia"/>
            <w:b/>
            <w:bCs/>
            <w:szCs w:val="21"/>
          </w:rPr>
          <w:t xml:space="preserve">78 </w:t>
        </w:r>
      </w:ins>
      <w:r w:rsidR="000A68F6" w:rsidRPr="00C20CE7">
        <w:rPr>
          <w:rFonts w:ascii="Arial" w:eastAsia="HGSｺﾞｼｯｸM" w:hAnsi="Arial" w:cs="Arial" w:hint="eastAsia"/>
          <w:b/>
          <w:bCs/>
          <w:szCs w:val="21"/>
          <w:highlight w:val="magenta"/>
          <w:rPrChange w:id="403" w:author="TRIVECTOR" w:date="2026-03-03T16:31:00Z" w16du:dateUtc="2026-03-03T07:31:00Z">
            <w:rPr>
              <w:rFonts w:ascii="Arial" w:eastAsia="HGSｺﾞｼｯｸM" w:hAnsi="Arial" w:cs="Arial" w:hint="eastAsia"/>
              <w:b/>
              <w:bCs/>
              <w:szCs w:val="21"/>
            </w:rPr>
          </w:rPrChange>
        </w:rPr>
        <w:t>ヘンリー・ムーア</w:t>
      </w:r>
      <w:r w:rsidR="000A68F6" w:rsidRPr="00A25536">
        <w:rPr>
          <w:rFonts w:ascii="Arial" w:eastAsia="HGSｺﾞｼｯｸM" w:hAnsi="Arial" w:cs="Arial" w:hint="eastAsia"/>
          <w:b/>
          <w:bCs/>
          <w:szCs w:val="21"/>
          <w:highlight w:val="yellow"/>
        </w:rPr>
        <w:t>，</w:t>
      </w:r>
      <w:r w:rsidR="000A68F6" w:rsidRPr="00A25536">
        <w:rPr>
          <w:rFonts w:ascii="Arial" w:eastAsia="HGSｺﾞｼｯｸM" w:hAnsi="Arial" w:cs="Arial" w:hint="eastAsia"/>
          <w:b/>
          <w:bCs/>
          <w:szCs w:val="21"/>
        </w:rPr>
        <w:t>作、</w:t>
      </w:r>
      <w:r w:rsidR="000A68F6" w:rsidRPr="00A25536">
        <w:rPr>
          <w:rFonts w:ascii="Arial" w:eastAsia="HGSｺﾞｼｯｸM" w:hAnsi="Arial" w:cs="Arial"/>
          <w:b/>
          <w:bCs/>
          <w:szCs w:val="21"/>
        </w:rPr>
        <w:t>《スピンドル・ピース》</w:t>
      </w:r>
      <w:r w:rsidR="000A68F6" w:rsidRPr="00560303">
        <w:rPr>
          <w:rFonts w:ascii="Arial" w:eastAsia="HGSｺﾞｼｯｸM" w:hAnsi="Arial" w:cs="Arial" w:hint="eastAsia"/>
          <w:b/>
          <w:bCs/>
          <w:szCs w:val="21"/>
          <w:highlight w:val="yellow"/>
        </w:rPr>
        <w:t>。</w:t>
      </w:r>
      <w:r w:rsidR="000A68F6" w:rsidRPr="00A25536">
        <w:rPr>
          <w:rFonts w:ascii="Arial" w:eastAsia="HGSｺﾞｼｯｸM" w:hAnsi="Arial" w:cs="Arial" w:hint="eastAsia"/>
          <w:b/>
          <w:bCs/>
          <w:szCs w:val="21"/>
          <w:highlight w:val="yellow"/>
        </w:rPr>
        <w:t>，</w:t>
      </w:r>
      <w:r w:rsidR="000A68F6" w:rsidRPr="00A25536">
        <w:rPr>
          <w:rFonts w:ascii="Arial" w:eastAsia="HGSｺﾞｼｯｸM" w:hAnsi="Arial" w:cs="Arial"/>
          <w:szCs w:val="21"/>
        </w:rPr>
        <w:t>スピンドル・ピースは糸つむぎの形という意味で、４種類の大きさで制作されました。そのイメージは</w:t>
      </w:r>
      <w:r w:rsidR="000A68F6" w:rsidRPr="00A25536">
        <w:rPr>
          <w:rFonts w:ascii="Arial" w:eastAsia="HGSｺﾞｼｯｸM" w:hAnsi="Arial" w:cs="Arial"/>
          <w:szCs w:val="21"/>
        </w:rPr>
        <w:t>1938</w:t>
      </w:r>
      <w:r w:rsidR="000A68F6" w:rsidRPr="00A25536">
        <w:rPr>
          <w:rFonts w:ascii="Arial" w:eastAsia="HGSｺﾞｼｯｸM" w:hAnsi="Arial" w:cs="Arial"/>
          <w:szCs w:val="21"/>
        </w:rPr>
        <w:t>年からのドローイングに遡ると言われており、</w:t>
      </w:r>
      <w:r w:rsidR="000A68F6" w:rsidRPr="00A25536">
        <w:rPr>
          <w:rFonts w:ascii="Arial" w:eastAsia="HGSｺﾞｼｯｸM" w:hAnsi="Arial" w:cs="Arial"/>
          <w:szCs w:val="21"/>
        </w:rPr>
        <w:t>1939</w:t>
      </w:r>
      <w:r w:rsidR="000A68F6" w:rsidRPr="00A25536">
        <w:rPr>
          <w:rFonts w:ascii="Arial" w:eastAsia="HGSｺﾞｼｯｸM" w:hAnsi="Arial" w:cs="Arial"/>
          <w:szCs w:val="21"/>
        </w:rPr>
        <w:t>年から</w:t>
      </w:r>
      <w:r w:rsidR="000A68F6" w:rsidRPr="00A25536">
        <w:rPr>
          <w:rFonts w:ascii="Arial" w:eastAsia="HGSｺﾞｼｯｸM" w:hAnsi="Arial" w:cs="Arial"/>
          <w:szCs w:val="21"/>
        </w:rPr>
        <w:t>40</w:t>
      </w:r>
      <w:r w:rsidR="000A68F6" w:rsidRPr="00A25536">
        <w:rPr>
          <w:rFonts w:ascii="Arial" w:eastAsia="HGSｺﾞｼｯｸM" w:hAnsi="Arial" w:cs="Arial"/>
          <w:szCs w:val="21"/>
        </w:rPr>
        <w:t>年にかけて制作された</w:t>
      </w:r>
      <w:r w:rsidR="000A68F6" w:rsidRPr="00860AA1">
        <w:rPr>
          <w:rFonts w:ascii="Arial" w:eastAsia="HGSｺﾞｼｯｸM" w:hAnsi="Arial" w:cs="Arial" w:hint="eastAsia"/>
          <w:szCs w:val="21"/>
          <w:highlight w:val="yellow"/>
        </w:rPr>
        <w:t>，</w:t>
      </w:r>
      <w:r w:rsidR="000A68F6" w:rsidRPr="00A25536">
        <w:rPr>
          <w:rFonts w:ascii="Arial" w:eastAsia="HGSｺﾞｼｯｸM" w:hAnsi="Arial" w:cs="Arial"/>
          <w:szCs w:val="21"/>
        </w:rPr>
        <w:t>《３つの突起》という作品との関連性が指摘されています。作品を構成する突起や穴は見る角度によって変形し、まるで内に生命を宿しているかのようです。ムーアは、原始美術や民族美術、自然から見出した骨や石器、流木がもつ生命力に共感していました。</w:t>
      </w:r>
      <w:r w:rsidR="000A68F6" w:rsidRPr="0081424C">
        <w:rPr>
          <w:rFonts w:ascii="Arial" w:eastAsia="HGSｺﾞｼｯｸM" w:hAnsi="Arial" w:cs="Arial" w:hint="eastAsia"/>
          <w:szCs w:val="21"/>
          <w:highlight w:val="yellow"/>
        </w:rPr>
        <w:t>，</w:t>
      </w:r>
      <w:r w:rsidR="000A68F6" w:rsidRPr="00C20CE7">
        <w:rPr>
          <w:rFonts w:ascii="Arial" w:eastAsia="HGSｺﾞｼｯｸM" w:hAnsi="Arial" w:cs="Arial" w:hint="eastAsia"/>
          <w:szCs w:val="21"/>
          <w:highlight w:val="magenta"/>
          <w:rPrChange w:id="404" w:author="TRIVECTOR" w:date="2026-03-03T16:32:00Z" w16du:dateUtc="2026-03-03T07:32:00Z">
            <w:rPr>
              <w:rFonts w:ascii="Arial" w:eastAsia="HGSｺﾞｼｯｸM" w:hAnsi="Arial" w:cs="Arial" w:hint="eastAsia"/>
              <w:szCs w:val="21"/>
            </w:rPr>
          </w:rPrChange>
        </w:rPr>
        <w:t>本作の</w:t>
      </w:r>
      <w:r w:rsidR="000A68F6" w:rsidRPr="00A25536">
        <w:rPr>
          <w:rFonts w:ascii="Arial" w:eastAsia="HGSｺﾞｼｯｸM" w:hAnsi="Arial" w:cs="Arial"/>
          <w:szCs w:val="21"/>
        </w:rPr>
        <w:t>当館への設置を推薦したのは、ムーアを敬愛しアトリエに訪問した</w:t>
      </w:r>
      <w:r w:rsidR="000A68F6" w:rsidRPr="00C20CE7">
        <w:rPr>
          <w:rFonts w:ascii="Arial" w:eastAsia="HGSｺﾞｼｯｸM" w:hAnsi="Arial" w:cs="Arial" w:hint="eastAsia"/>
          <w:szCs w:val="21"/>
          <w:highlight w:val="magenta"/>
          <w:rPrChange w:id="405" w:author="TRIVECTOR" w:date="2026-03-03T16:32:00Z" w16du:dateUtc="2026-03-03T07:32:00Z">
            <w:rPr>
              <w:rFonts w:ascii="Arial" w:eastAsia="HGSｺﾞｼｯｸM" w:hAnsi="Arial" w:cs="Arial" w:hint="eastAsia"/>
              <w:szCs w:val="21"/>
            </w:rPr>
          </w:rPrChange>
        </w:rPr>
        <w:t>佐藤忠良</w:t>
      </w:r>
      <w:r w:rsidR="000A68F6" w:rsidRPr="00A25536">
        <w:rPr>
          <w:rFonts w:ascii="Arial" w:eastAsia="HGSｺﾞｼｯｸM" w:hAnsi="Arial" w:cs="Arial"/>
          <w:szCs w:val="21"/>
        </w:rPr>
        <w:t>でした。</w:t>
      </w:r>
    </w:p>
    <w:p w14:paraId="71C878A5" w14:textId="77777777" w:rsidR="000A68F6" w:rsidRDefault="000A68F6" w:rsidP="000A68F6">
      <w:pPr>
        <w:rPr>
          <w:rFonts w:ascii="Arial" w:eastAsia="HGSｺﾞｼｯｸM" w:hAnsi="Arial" w:cs="Arial"/>
          <w:szCs w:val="21"/>
        </w:rPr>
      </w:pPr>
    </w:p>
    <w:p w14:paraId="32C94C86" w14:textId="77777777" w:rsidR="000A68F6" w:rsidRDefault="000A68F6" w:rsidP="000A68F6">
      <w:pPr>
        <w:rPr>
          <w:rFonts w:ascii="Arial" w:eastAsia="HGSｺﾞｼｯｸM" w:hAnsi="Arial" w:cs="Arial"/>
          <w:szCs w:val="21"/>
        </w:rPr>
      </w:pPr>
    </w:p>
    <w:p w14:paraId="6F8990CF" w14:textId="523C4F1F" w:rsidR="000A68F6" w:rsidRPr="00A25536" w:rsidRDefault="009A36D8" w:rsidP="000A68F6">
      <w:pPr>
        <w:rPr>
          <w:rFonts w:ascii="Arial" w:eastAsia="HGSｺﾞｼｯｸM" w:hAnsi="Arial" w:cs="Arial"/>
          <w:szCs w:val="21"/>
        </w:rPr>
      </w:pPr>
      <w:ins w:id="406" w:author="TRIVECTOR" w:date="2026-03-03T16:09:00Z" w16du:dateUtc="2026-03-03T07:09:00Z">
        <w:r>
          <w:rPr>
            <w:rFonts w:ascii="Arial" w:eastAsia="HGSｺﾞｼｯｸM" w:hAnsi="Arial" w:cs="Arial" w:hint="eastAsia"/>
            <w:b/>
            <w:bCs/>
            <w:szCs w:val="21"/>
          </w:rPr>
          <w:t xml:space="preserve">79 </w:t>
        </w:r>
      </w:ins>
      <w:r w:rsidR="000A68F6" w:rsidRPr="00A25536">
        <w:rPr>
          <w:rFonts w:ascii="Arial" w:eastAsia="HGSｺﾞｼｯｸM" w:hAnsi="Arial" w:cs="Arial"/>
          <w:b/>
          <w:bCs/>
          <w:szCs w:val="21"/>
        </w:rPr>
        <w:t>フェルナンド・ボテロ</w:t>
      </w:r>
      <w:r w:rsidR="000A68F6" w:rsidRPr="00A25536">
        <w:rPr>
          <w:rFonts w:ascii="Arial" w:eastAsia="HGSｺﾞｼｯｸM" w:hAnsi="Arial" w:cs="Arial" w:hint="eastAsia"/>
          <w:b/>
          <w:bCs/>
          <w:szCs w:val="21"/>
          <w:highlight w:val="yellow"/>
        </w:rPr>
        <w:t>，</w:t>
      </w:r>
      <w:r w:rsidR="000A68F6" w:rsidRPr="00A25536">
        <w:rPr>
          <w:rFonts w:ascii="Arial" w:eastAsia="HGSｺﾞｼｯｸM" w:hAnsi="Arial" w:cs="Arial" w:hint="eastAsia"/>
          <w:b/>
          <w:bCs/>
          <w:szCs w:val="21"/>
        </w:rPr>
        <w:t>作、</w:t>
      </w:r>
      <w:r w:rsidR="000A68F6" w:rsidRPr="00D6377B">
        <w:rPr>
          <w:rFonts w:ascii="Arial" w:eastAsia="HGSｺﾞｼｯｸM" w:hAnsi="Arial" w:cs="Arial"/>
          <w:b/>
          <w:bCs/>
          <w:szCs w:val="21"/>
        </w:rPr>
        <w:t>《</w:t>
      </w:r>
      <w:r w:rsidR="000A68F6" w:rsidRPr="00A25536">
        <w:rPr>
          <w:rFonts w:ascii="Arial" w:eastAsia="HGSｺﾞｼｯｸM" w:hAnsi="Arial" w:cs="Arial"/>
          <w:b/>
          <w:bCs/>
          <w:szCs w:val="21"/>
        </w:rPr>
        <w:t>猫》</w:t>
      </w:r>
      <w:r w:rsidR="000A68F6" w:rsidRPr="00560303">
        <w:rPr>
          <w:rFonts w:ascii="Arial" w:eastAsia="HGSｺﾞｼｯｸM" w:hAnsi="Arial" w:cs="Arial" w:hint="eastAsia"/>
          <w:b/>
          <w:bCs/>
          <w:szCs w:val="21"/>
          <w:highlight w:val="yellow"/>
        </w:rPr>
        <w:t>。</w:t>
      </w:r>
      <w:r w:rsidR="000A68F6" w:rsidRPr="00A25536">
        <w:rPr>
          <w:rFonts w:ascii="Arial" w:eastAsia="HGSｺﾞｼｯｸM" w:hAnsi="Arial" w:cs="Arial" w:hint="eastAsia"/>
          <w:b/>
          <w:bCs/>
          <w:szCs w:val="21"/>
          <w:highlight w:val="yellow"/>
        </w:rPr>
        <w:t>，</w:t>
      </w:r>
      <w:r w:rsidR="000A68F6" w:rsidRPr="00A25536">
        <w:rPr>
          <w:rFonts w:ascii="Arial" w:eastAsia="HGSｺﾞｼｯｸM" w:hAnsi="Arial" w:cs="Arial"/>
          <w:szCs w:val="21"/>
        </w:rPr>
        <w:t>大きな尻尾で目を見開き、鈴を首につけたこの猫は、誰かの飼い猫なのでしょうか。作者のボテロは、ふくよかな人物や動物の像</w:t>
      </w:r>
      <w:r w:rsidR="000A68F6" w:rsidRPr="00C20CE7">
        <w:rPr>
          <w:rFonts w:ascii="Arial" w:eastAsia="HGSｺﾞｼｯｸM" w:hAnsi="Arial" w:cs="Arial" w:hint="eastAsia"/>
          <w:szCs w:val="21"/>
          <w:highlight w:val="magenta"/>
          <w:rPrChange w:id="407" w:author="TRIVECTOR" w:date="2026-03-03T16:32:00Z" w16du:dateUtc="2026-03-03T07:32:00Z">
            <w:rPr>
              <w:rFonts w:ascii="Arial" w:eastAsia="HGSｺﾞｼｯｸM" w:hAnsi="Arial" w:cs="Arial" w:hint="eastAsia"/>
              <w:szCs w:val="21"/>
            </w:rPr>
          </w:rPrChange>
        </w:rPr>
        <w:t>を数多く</w:t>
      </w:r>
      <w:r w:rsidR="000A68F6" w:rsidRPr="00A25536">
        <w:rPr>
          <w:rFonts w:ascii="Arial" w:eastAsia="HGSｺﾞｼｯｸM" w:hAnsi="Arial" w:cs="Arial"/>
          <w:szCs w:val="21"/>
        </w:rPr>
        <w:t>生み出しました。それらは何らかのモデルを基にしているのではなく、豊かなイマジネーションによって創作したものだといいます。</w:t>
      </w:r>
      <w:r w:rsidR="000A68F6" w:rsidRPr="0081424C">
        <w:rPr>
          <w:rFonts w:ascii="Arial" w:eastAsia="HGSｺﾞｼｯｸM" w:hAnsi="Arial" w:cs="Arial" w:hint="eastAsia"/>
          <w:szCs w:val="21"/>
          <w:highlight w:val="yellow"/>
        </w:rPr>
        <w:t>，</w:t>
      </w:r>
      <w:r w:rsidR="000A68F6" w:rsidRPr="00A25536">
        <w:rPr>
          <w:rFonts w:ascii="Arial" w:eastAsia="HGSｺﾞｼｯｸM" w:hAnsi="Arial" w:cs="Arial"/>
          <w:szCs w:val="21"/>
        </w:rPr>
        <w:t>スペインのバルセロナにも、本作よりひとまわり大きなヴァリエーションが設置されています。当館では、来館者の安全に配慮して、髭を外して展示しているため、「ひげのない猫」としても親しまれています。</w:t>
      </w:r>
    </w:p>
    <w:p w14:paraId="0B855721" w14:textId="77777777" w:rsidR="000A68F6" w:rsidRDefault="000A68F6" w:rsidP="000A68F6">
      <w:pPr>
        <w:rPr>
          <w:rFonts w:ascii="Arial" w:eastAsia="HGSｺﾞｼｯｸM" w:hAnsi="Arial" w:cs="Arial"/>
          <w:szCs w:val="21"/>
        </w:rPr>
      </w:pPr>
    </w:p>
    <w:p w14:paraId="156C3F45" w14:textId="77777777" w:rsidR="000A68F6" w:rsidRDefault="000A68F6" w:rsidP="000A68F6">
      <w:pPr>
        <w:rPr>
          <w:rFonts w:ascii="Arial" w:eastAsia="HGSｺﾞｼｯｸM" w:hAnsi="Arial" w:cs="Arial"/>
          <w:szCs w:val="21"/>
        </w:rPr>
      </w:pPr>
    </w:p>
    <w:p w14:paraId="74C3E8F8" w14:textId="706B3573" w:rsidR="000A68F6" w:rsidRPr="00A25536" w:rsidRDefault="009A36D8" w:rsidP="000A68F6">
      <w:pPr>
        <w:rPr>
          <w:rFonts w:ascii="Arial" w:eastAsia="HGSｺﾞｼｯｸM" w:hAnsi="Arial" w:cs="Arial"/>
          <w:szCs w:val="21"/>
        </w:rPr>
      </w:pPr>
      <w:ins w:id="408" w:author="TRIVECTOR" w:date="2026-03-03T16:09:00Z" w16du:dateUtc="2026-03-03T07:09:00Z">
        <w:r>
          <w:rPr>
            <w:rFonts w:ascii="Arial" w:eastAsia="HGSｺﾞｼｯｸM" w:hAnsi="Arial" w:cs="Arial" w:hint="eastAsia"/>
            <w:b/>
            <w:bCs/>
            <w:szCs w:val="21"/>
          </w:rPr>
          <w:lastRenderedPageBreak/>
          <w:t xml:space="preserve">80 </w:t>
        </w:r>
      </w:ins>
      <w:r w:rsidR="000A68F6" w:rsidRPr="00A25536">
        <w:rPr>
          <w:rFonts w:ascii="Arial" w:eastAsia="HGSｺﾞｼｯｸM" w:hAnsi="Arial" w:cs="Arial"/>
          <w:b/>
          <w:bCs/>
          <w:szCs w:val="21"/>
        </w:rPr>
        <w:t>バリー・フラナガン</w:t>
      </w:r>
      <w:r w:rsidR="000A68F6" w:rsidRPr="00A25536">
        <w:rPr>
          <w:rFonts w:ascii="Arial" w:eastAsia="HGSｺﾞｼｯｸM" w:hAnsi="Arial" w:cs="Arial" w:hint="eastAsia"/>
          <w:b/>
          <w:bCs/>
          <w:szCs w:val="21"/>
          <w:highlight w:val="yellow"/>
        </w:rPr>
        <w:t>，</w:t>
      </w:r>
      <w:r w:rsidR="000A68F6" w:rsidRPr="00A25536">
        <w:rPr>
          <w:rFonts w:ascii="Arial" w:eastAsia="HGSｺﾞｼｯｸM" w:hAnsi="Arial" w:cs="Arial" w:hint="eastAsia"/>
          <w:b/>
          <w:bCs/>
          <w:szCs w:val="21"/>
        </w:rPr>
        <w:t>作、</w:t>
      </w:r>
      <w:r w:rsidR="000A68F6" w:rsidRPr="00A25536">
        <w:rPr>
          <w:rFonts w:ascii="Arial" w:eastAsia="HGSｺﾞｼｯｸM" w:hAnsi="Arial" w:cs="Arial"/>
          <w:b/>
          <w:bCs/>
          <w:szCs w:val="21"/>
        </w:rPr>
        <w:t>《野兎と鉄兜》</w:t>
      </w:r>
      <w:r w:rsidR="000A68F6" w:rsidRPr="00560303">
        <w:rPr>
          <w:rFonts w:ascii="Arial" w:eastAsia="HGSｺﾞｼｯｸM" w:hAnsi="Arial" w:cs="Arial" w:hint="eastAsia"/>
          <w:b/>
          <w:bCs/>
          <w:szCs w:val="21"/>
          <w:highlight w:val="yellow"/>
        </w:rPr>
        <w:t>。</w:t>
      </w:r>
      <w:r w:rsidR="000A68F6" w:rsidRPr="00A25536">
        <w:rPr>
          <w:rFonts w:ascii="Arial" w:eastAsia="HGSｺﾞｼｯｸM" w:hAnsi="Arial" w:cs="Arial" w:hint="eastAsia"/>
          <w:b/>
          <w:bCs/>
          <w:szCs w:val="21"/>
          <w:highlight w:val="yellow"/>
        </w:rPr>
        <w:t>，</w:t>
      </w:r>
      <w:r w:rsidR="000A68F6" w:rsidRPr="00A25536">
        <w:rPr>
          <w:rFonts w:ascii="Arial" w:eastAsia="HGSｺﾞｼｯｸM" w:hAnsi="Arial" w:cs="Arial"/>
          <w:szCs w:val="21"/>
        </w:rPr>
        <w:t>フラナガンは、大雪の中で、ゆったりと飛び跳ねる野兎を目にしてから、野兎を作品に取り入れるようになりました。フラナガンにとって、野兎は</w:t>
      </w:r>
      <w:r w:rsidR="000A68F6" w:rsidRPr="00860AA1">
        <w:rPr>
          <w:rFonts w:ascii="Arial" w:eastAsia="HGSｺﾞｼｯｸM" w:hAnsi="Arial" w:cs="Arial" w:hint="eastAsia"/>
          <w:szCs w:val="21"/>
          <w:highlight w:val="yellow"/>
        </w:rPr>
        <w:t>，</w:t>
      </w:r>
      <w:r w:rsidR="000A68F6" w:rsidRPr="00A25536">
        <w:rPr>
          <w:rFonts w:ascii="Arial" w:eastAsia="HGSｺﾞｼｯｸM" w:hAnsi="Arial" w:cs="Arial"/>
          <w:szCs w:val="21"/>
        </w:rPr>
        <w:t>古今東西の信仰や神話に登場する特別なモチーフであり、風刺漫画や鳥獣戯画のように、その挙動によって人間以上に多くのことを物語ってくれる存在でした。</w:t>
      </w:r>
      <w:r w:rsidR="000A68F6" w:rsidRPr="0081424C">
        <w:rPr>
          <w:rFonts w:ascii="Arial" w:eastAsia="HGSｺﾞｼｯｸM" w:hAnsi="Arial" w:cs="Arial" w:hint="eastAsia"/>
          <w:szCs w:val="21"/>
          <w:highlight w:val="yellow"/>
        </w:rPr>
        <w:t>，</w:t>
      </w:r>
      <w:r w:rsidR="000A68F6" w:rsidRPr="00A25536">
        <w:rPr>
          <w:rFonts w:ascii="Arial" w:eastAsia="HGSｺﾞｼｯｸM" w:hAnsi="Arial" w:cs="Arial"/>
          <w:szCs w:val="21"/>
        </w:rPr>
        <w:t>耳を立てて、二本足で伸びあがるようにして立つ野兎は、フラナガンが別に手がけた</w:t>
      </w:r>
      <w:r w:rsidR="000A68F6" w:rsidRPr="00C20CE7">
        <w:rPr>
          <w:rFonts w:ascii="Arial" w:eastAsia="HGSｺﾞｼｯｸM" w:hAnsi="Arial" w:cs="Arial" w:hint="eastAsia"/>
          <w:szCs w:val="21"/>
          <w:highlight w:val="magenta"/>
          <w:rPrChange w:id="409" w:author="TRIVECTOR" w:date="2026-03-03T16:33:00Z" w16du:dateUtc="2026-03-03T07:33:00Z">
            <w:rPr>
              <w:rFonts w:ascii="Arial" w:eastAsia="HGSｺﾞｼｯｸM" w:hAnsi="Arial" w:cs="Arial" w:hint="eastAsia"/>
              <w:szCs w:val="21"/>
            </w:rPr>
          </w:rPrChange>
        </w:rPr>
        <w:t>ボクシングを</w:t>
      </w:r>
      <w:r w:rsidR="000A68F6" w:rsidRPr="00A25536">
        <w:rPr>
          <w:rFonts w:ascii="Arial" w:eastAsia="HGSｺﾞｼｯｸM" w:hAnsi="Arial" w:cs="Arial"/>
          <w:szCs w:val="21"/>
        </w:rPr>
        <w:t>する野兎と似たポーズをしています。足元にある鉄兜は</w:t>
      </w:r>
      <w:r w:rsidR="000A68F6" w:rsidRPr="00860AA1">
        <w:rPr>
          <w:rFonts w:ascii="Arial" w:eastAsia="HGSｺﾞｼｯｸM" w:hAnsi="Arial" w:cs="Arial" w:hint="eastAsia"/>
          <w:szCs w:val="21"/>
          <w:highlight w:val="yellow"/>
        </w:rPr>
        <w:t>，</w:t>
      </w:r>
      <w:r w:rsidR="000A68F6" w:rsidRPr="00A25536">
        <w:rPr>
          <w:rFonts w:ascii="Arial" w:eastAsia="HGSｺﾞｼｯｸM" w:hAnsi="Arial" w:cs="Arial"/>
          <w:szCs w:val="21"/>
        </w:rPr>
        <w:t>死んだ兵士を示唆するとも考えられており、今にも</w:t>
      </w:r>
      <w:commentRangeStart w:id="410"/>
      <w:r w:rsidR="000A68F6" w:rsidRPr="00A25536">
        <w:rPr>
          <w:rFonts w:ascii="Arial" w:eastAsia="HGSｺﾞｼｯｸM" w:hAnsi="Arial" w:cs="Arial"/>
          <w:szCs w:val="21"/>
        </w:rPr>
        <w:t>跳躍</w:t>
      </w:r>
      <w:commentRangeEnd w:id="410"/>
      <w:r w:rsidR="000A68F6" w:rsidRPr="00A25536">
        <w:rPr>
          <w:rStyle w:val="aa"/>
          <w:rFonts w:ascii="Arial" w:eastAsia="HGSｺﾞｼｯｸM" w:hAnsi="Arial" w:cs="Arial"/>
          <w:sz w:val="21"/>
          <w:szCs w:val="21"/>
        </w:rPr>
        <w:commentReference w:id="410"/>
      </w:r>
      <w:r w:rsidR="000A68F6" w:rsidRPr="00A25536">
        <w:rPr>
          <w:rFonts w:ascii="Arial" w:eastAsia="HGSｺﾞｼｯｸM" w:hAnsi="Arial" w:cs="Arial"/>
          <w:szCs w:val="21"/>
        </w:rPr>
        <w:t>しそうな生き生きとした野兎とは</w:t>
      </w:r>
      <w:r w:rsidR="000A68F6" w:rsidRPr="00860AA1">
        <w:rPr>
          <w:rFonts w:ascii="Arial" w:eastAsia="HGSｺﾞｼｯｸM" w:hAnsi="Arial" w:cs="Arial" w:hint="eastAsia"/>
          <w:szCs w:val="21"/>
          <w:highlight w:val="yellow"/>
        </w:rPr>
        <w:t>，</w:t>
      </w:r>
      <w:r w:rsidR="000A68F6" w:rsidRPr="00A25536">
        <w:rPr>
          <w:rFonts w:ascii="Arial" w:eastAsia="HGSｺﾞｼｯｸM" w:hAnsi="Arial" w:cs="Arial"/>
          <w:szCs w:val="21"/>
        </w:rPr>
        <w:t>対照的であるといえるでしょう。</w:t>
      </w:r>
    </w:p>
    <w:p w14:paraId="1ACD670F" w14:textId="77777777" w:rsidR="000A68F6" w:rsidRDefault="000A68F6" w:rsidP="000A68F6">
      <w:pPr>
        <w:rPr>
          <w:rFonts w:ascii="Arial" w:eastAsia="HGSｺﾞｼｯｸM" w:hAnsi="Arial" w:cs="Arial"/>
          <w:szCs w:val="21"/>
        </w:rPr>
      </w:pPr>
    </w:p>
    <w:p w14:paraId="54F772C1" w14:textId="77777777" w:rsidR="000A68F6" w:rsidRDefault="000A68F6" w:rsidP="000A68F6">
      <w:pPr>
        <w:rPr>
          <w:rFonts w:ascii="Arial" w:eastAsia="HGSｺﾞｼｯｸM" w:hAnsi="Arial" w:cs="Arial"/>
          <w:szCs w:val="21"/>
        </w:rPr>
      </w:pPr>
    </w:p>
    <w:p w14:paraId="33FA3AD1" w14:textId="4D2014CB" w:rsidR="000A68F6" w:rsidRPr="00A25536" w:rsidRDefault="00C20CE7" w:rsidP="000A68F6">
      <w:pPr>
        <w:rPr>
          <w:rFonts w:ascii="Arial" w:eastAsia="HGSｺﾞｼｯｸM" w:hAnsi="Arial" w:cs="Arial"/>
          <w:szCs w:val="21"/>
        </w:rPr>
      </w:pPr>
      <w:ins w:id="411" w:author="TRIVECTOR" w:date="2026-03-03T16:33:00Z" w16du:dateUtc="2026-03-03T07:33:00Z">
        <w:r>
          <w:rPr>
            <w:rFonts w:ascii="Arial" w:eastAsia="HGSｺﾞｼｯｸM" w:hAnsi="Arial" w:cs="Arial" w:hint="eastAsia"/>
            <w:b/>
            <w:bCs/>
            <w:szCs w:val="21"/>
          </w:rPr>
          <w:t xml:space="preserve">81 </w:t>
        </w:r>
      </w:ins>
      <w:r w:rsidR="000A68F6" w:rsidRPr="00A25536">
        <w:rPr>
          <w:rFonts w:ascii="Arial" w:eastAsia="HGSｺﾞｼｯｸM" w:hAnsi="Arial" w:cs="Arial"/>
          <w:b/>
          <w:bCs/>
          <w:szCs w:val="21"/>
        </w:rPr>
        <w:t>トム・オタネス</w:t>
      </w:r>
      <w:r w:rsidR="000A68F6" w:rsidRPr="00A25536">
        <w:rPr>
          <w:rFonts w:ascii="Arial" w:eastAsia="HGSｺﾞｼｯｸM" w:hAnsi="Arial" w:cs="Arial" w:hint="eastAsia"/>
          <w:b/>
          <w:bCs/>
          <w:szCs w:val="21"/>
          <w:highlight w:val="yellow"/>
        </w:rPr>
        <w:t>，</w:t>
      </w:r>
      <w:r w:rsidR="000A68F6" w:rsidRPr="00A25536">
        <w:rPr>
          <w:rFonts w:ascii="Arial" w:eastAsia="HGSｺﾞｼｯｸM" w:hAnsi="Arial" w:cs="Arial" w:hint="eastAsia"/>
          <w:b/>
          <w:bCs/>
          <w:szCs w:val="21"/>
        </w:rPr>
        <w:t>作、</w:t>
      </w:r>
      <w:r w:rsidR="000A68F6" w:rsidRPr="00A25536">
        <w:rPr>
          <w:rFonts w:ascii="Arial" w:eastAsia="HGSｺﾞｼｯｸM" w:hAnsi="Arial" w:cs="Arial"/>
          <w:b/>
          <w:bCs/>
          <w:szCs w:val="21"/>
        </w:rPr>
        <w:t>《蛙とロボット》</w:t>
      </w:r>
      <w:r w:rsidR="000A68F6" w:rsidRPr="00560303">
        <w:rPr>
          <w:rFonts w:ascii="Arial" w:eastAsia="HGSｺﾞｼｯｸM" w:hAnsi="Arial" w:cs="Arial" w:hint="eastAsia"/>
          <w:b/>
          <w:bCs/>
          <w:szCs w:val="21"/>
          <w:highlight w:val="yellow"/>
        </w:rPr>
        <w:t>。</w:t>
      </w:r>
      <w:r w:rsidR="000A68F6" w:rsidRPr="00A25536">
        <w:rPr>
          <w:rFonts w:ascii="Arial" w:eastAsia="HGSｺﾞｼｯｸM" w:hAnsi="Arial" w:cs="Arial" w:hint="eastAsia"/>
          <w:b/>
          <w:bCs/>
          <w:szCs w:val="21"/>
          <w:highlight w:val="yellow"/>
        </w:rPr>
        <w:t>，</w:t>
      </w:r>
      <w:r w:rsidR="000A68F6" w:rsidRPr="00A25536">
        <w:rPr>
          <w:rFonts w:ascii="Arial" w:eastAsia="HGSｺﾞｼｯｸM" w:hAnsi="Arial" w:cs="Arial"/>
          <w:szCs w:val="21"/>
        </w:rPr>
        <w:t>ゼンマイの鍵が背中にある、帽子をかぶった円筒形の顔と手足のロボットが、靴を履いた、ふくよかなカエルの上に乗って、こちらをみています。あおむけに転がり、口を開けたカエルのお腹の中には、球体が入っています。よく見ると、ロボットは男性、カエルは女性であることがわかります。ケンカをしているのでしょうか。それとも愛をはぐく</w:t>
      </w:r>
      <w:r w:rsidR="000A68F6" w:rsidRPr="00C20CE7">
        <w:rPr>
          <w:rFonts w:ascii="Arial" w:eastAsia="HGSｺﾞｼｯｸM" w:hAnsi="Arial" w:cs="Arial" w:hint="eastAsia"/>
          <w:szCs w:val="21"/>
          <w:highlight w:val="magenta"/>
          <w:rPrChange w:id="412" w:author="TRIVECTOR" w:date="2026-03-03T16:35:00Z" w16du:dateUtc="2026-03-03T07:35:00Z">
            <w:rPr>
              <w:rFonts w:ascii="Arial" w:eastAsia="HGSｺﾞｼｯｸM" w:hAnsi="Arial" w:cs="Arial" w:hint="eastAsia"/>
              <w:szCs w:val="21"/>
            </w:rPr>
          </w:rPrChange>
        </w:rPr>
        <w:t>もう</w:t>
      </w:r>
      <w:r w:rsidR="000A68F6" w:rsidRPr="00A25536">
        <w:rPr>
          <w:rFonts w:ascii="Arial" w:eastAsia="HGSｺﾞｼｯｸM" w:hAnsi="Arial" w:cs="Arial"/>
          <w:szCs w:val="21"/>
        </w:rPr>
        <w:t>としているのでしょうか。</w:t>
      </w:r>
      <w:r w:rsidR="000A68F6" w:rsidRPr="0081424C">
        <w:rPr>
          <w:rFonts w:ascii="Arial" w:eastAsia="HGSｺﾞｼｯｸM" w:hAnsi="Arial" w:cs="Arial" w:hint="eastAsia"/>
          <w:szCs w:val="21"/>
          <w:highlight w:val="yellow"/>
        </w:rPr>
        <w:t>，</w:t>
      </w:r>
      <w:r w:rsidR="000A68F6" w:rsidRPr="00A25536">
        <w:rPr>
          <w:rFonts w:ascii="Arial" w:eastAsia="HGSｺﾞｼｯｸM" w:hAnsi="Arial" w:cs="Arial"/>
          <w:szCs w:val="21"/>
        </w:rPr>
        <w:t>本作は、本体がゆりかごのように揺れ、カエルのお腹の中の球体が転がって、音がなるものですが、当館では、来館者の安全に配慮して、本体が動かないように固定して展示しています。</w:t>
      </w:r>
    </w:p>
    <w:p w14:paraId="21AF4290" w14:textId="77777777" w:rsidR="000A68F6" w:rsidRDefault="000A68F6" w:rsidP="000A68F6">
      <w:pPr>
        <w:rPr>
          <w:rFonts w:ascii="Arial" w:eastAsia="HGSｺﾞｼｯｸM" w:hAnsi="Arial" w:cs="Arial"/>
          <w:szCs w:val="21"/>
        </w:rPr>
      </w:pPr>
    </w:p>
    <w:p w14:paraId="5B995199" w14:textId="77777777" w:rsidR="000A68F6" w:rsidRDefault="000A68F6" w:rsidP="000A68F6">
      <w:pPr>
        <w:rPr>
          <w:rFonts w:ascii="Arial" w:eastAsia="HGSｺﾞｼｯｸM" w:hAnsi="Arial" w:cs="Arial"/>
          <w:szCs w:val="21"/>
        </w:rPr>
      </w:pPr>
    </w:p>
    <w:p w14:paraId="23DC38C5" w14:textId="41528619" w:rsidR="000A68F6" w:rsidRPr="00A25536" w:rsidRDefault="00C20CE7" w:rsidP="000A68F6">
      <w:pPr>
        <w:rPr>
          <w:rFonts w:ascii="Arial" w:eastAsia="HGSｺﾞｼｯｸM" w:hAnsi="Arial" w:cs="Arial"/>
          <w:szCs w:val="21"/>
        </w:rPr>
      </w:pPr>
      <w:ins w:id="413" w:author="TRIVECTOR" w:date="2026-03-03T16:33:00Z" w16du:dateUtc="2026-03-03T07:33:00Z">
        <w:r>
          <w:rPr>
            <w:rFonts w:ascii="Arial" w:eastAsia="HGSｺﾞｼｯｸM" w:hAnsi="Arial" w:cs="Arial" w:hint="eastAsia"/>
            <w:b/>
            <w:bCs/>
            <w:szCs w:val="21"/>
          </w:rPr>
          <w:t xml:space="preserve">82 </w:t>
        </w:r>
      </w:ins>
      <w:r w:rsidR="000A68F6" w:rsidRPr="00A25536">
        <w:rPr>
          <w:rFonts w:ascii="Arial" w:eastAsia="HGSｺﾞｼｯｸM" w:hAnsi="Arial" w:cs="Arial"/>
          <w:b/>
          <w:bCs/>
          <w:szCs w:val="21"/>
        </w:rPr>
        <w:t>吉野辰海</w:t>
      </w:r>
      <w:r w:rsidR="000A68F6" w:rsidRPr="00A25536">
        <w:rPr>
          <w:rFonts w:ascii="Arial" w:eastAsia="HGSｺﾞｼｯｸM" w:hAnsi="Arial" w:cs="Arial" w:hint="eastAsia"/>
          <w:b/>
          <w:bCs/>
          <w:szCs w:val="21"/>
          <w:highlight w:val="yellow"/>
        </w:rPr>
        <w:t>，</w:t>
      </w:r>
      <w:r w:rsidR="000A68F6" w:rsidRPr="00A25536">
        <w:rPr>
          <w:rFonts w:ascii="Arial" w:eastAsia="HGSｺﾞｼｯｸM" w:hAnsi="Arial" w:cs="Arial" w:hint="eastAsia"/>
          <w:b/>
          <w:bCs/>
          <w:szCs w:val="21"/>
        </w:rPr>
        <w:t>作、</w:t>
      </w:r>
      <w:r w:rsidR="000A68F6" w:rsidRPr="00C20CE7">
        <w:rPr>
          <w:rFonts w:ascii="Arial" w:eastAsia="HGSｺﾞｼｯｸM" w:hAnsi="Arial" w:cs="Arial" w:hint="eastAsia"/>
          <w:b/>
          <w:bCs/>
          <w:szCs w:val="21"/>
          <w:highlight w:val="magenta"/>
          <w:rPrChange w:id="414" w:author="TRIVECTOR" w:date="2026-03-03T16:36:00Z" w16du:dateUtc="2026-03-03T07:36:00Z">
            <w:rPr>
              <w:rFonts w:ascii="Arial" w:eastAsia="HGSｺﾞｼｯｸM" w:hAnsi="Arial" w:cs="Arial" w:hint="eastAsia"/>
              <w:b/>
              <w:bCs/>
              <w:szCs w:val="21"/>
            </w:rPr>
          </w:rPrChange>
        </w:rPr>
        <w:t>《</w:t>
      </w:r>
      <w:commentRangeStart w:id="415"/>
      <w:r w:rsidR="000A68F6" w:rsidRPr="00C20CE7">
        <w:rPr>
          <w:rFonts w:ascii="Arial" w:eastAsia="HGSｺﾞｼｯｸM" w:hAnsi="Arial" w:cs="Arial" w:hint="eastAsia"/>
          <w:b/>
          <w:bCs/>
          <w:szCs w:val="21"/>
          <w:highlight w:val="magenta"/>
          <w:rPrChange w:id="416" w:author="TRIVECTOR" w:date="2026-03-03T16:36:00Z" w16du:dateUtc="2026-03-03T07:36:00Z">
            <w:rPr>
              <w:rFonts w:ascii="Arial" w:eastAsia="HGSｺﾞｼｯｸM" w:hAnsi="Arial" w:cs="Arial" w:hint="eastAsia"/>
              <w:b/>
              <w:bCs/>
              <w:szCs w:val="21"/>
            </w:rPr>
          </w:rPrChange>
        </w:rPr>
        <w:t>水犬</w:t>
      </w:r>
      <w:commentRangeEnd w:id="415"/>
      <w:r w:rsidR="000A68F6" w:rsidRPr="00C20CE7">
        <w:rPr>
          <w:rStyle w:val="aa"/>
          <w:rFonts w:ascii="Arial" w:eastAsia="HGSｺﾞｼｯｸM" w:hAnsi="Arial" w:cs="Arial" w:hint="eastAsia"/>
          <w:b/>
          <w:bCs/>
          <w:sz w:val="21"/>
          <w:szCs w:val="21"/>
          <w:highlight w:val="magenta"/>
          <w:rPrChange w:id="417" w:author="TRIVECTOR" w:date="2026-03-03T16:36:00Z" w16du:dateUtc="2026-03-03T07:36:00Z">
            <w:rPr>
              <w:rStyle w:val="aa"/>
              <w:rFonts w:ascii="Arial" w:eastAsia="HGSｺﾞｼｯｸM" w:hAnsi="Arial" w:cs="Arial" w:hint="eastAsia"/>
              <w:b/>
              <w:bCs/>
              <w:sz w:val="21"/>
              <w:szCs w:val="21"/>
            </w:rPr>
          </w:rPrChange>
        </w:rPr>
        <w:commentReference w:id="415"/>
      </w:r>
      <w:r w:rsidR="000A68F6" w:rsidRPr="00C20CE7">
        <w:rPr>
          <w:rFonts w:ascii="Arial" w:eastAsia="HGSｺﾞｼｯｸM" w:hAnsi="Arial" w:cs="Arial" w:hint="eastAsia"/>
          <w:b/>
          <w:bCs/>
          <w:szCs w:val="21"/>
          <w:highlight w:val="magenta"/>
          <w:rPrChange w:id="418" w:author="TRIVECTOR" w:date="2026-03-03T16:36:00Z" w16du:dateUtc="2026-03-03T07:36:00Z">
            <w:rPr>
              <w:rFonts w:ascii="Arial" w:eastAsia="HGSｺﾞｼｯｸM" w:hAnsi="Arial" w:cs="Arial" w:hint="eastAsia"/>
              <w:b/>
              <w:bCs/>
              <w:szCs w:val="21"/>
            </w:rPr>
          </w:rPrChange>
        </w:rPr>
        <w:t>》</w:t>
      </w:r>
      <w:r w:rsidR="000A68F6" w:rsidRPr="00C20CE7">
        <w:rPr>
          <w:rFonts w:ascii="Arial" w:eastAsia="HGSｺﾞｼｯｸM" w:hAnsi="Arial" w:cs="Arial" w:hint="eastAsia"/>
          <w:b/>
          <w:bCs/>
          <w:szCs w:val="21"/>
          <w:highlight w:val="magenta"/>
          <w:rPrChange w:id="419" w:author="TRIVECTOR" w:date="2026-03-03T16:36:00Z" w16du:dateUtc="2026-03-03T07:36:00Z">
            <w:rPr>
              <w:rFonts w:ascii="Arial" w:eastAsia="HGSｺﾞｼｯｸM" w:hAnsi="Arial" w:cs="Arial" w:hint="eastAsia"/>
              <w:b/>
              <w:bCs/>
              <w:szCs w:val="21"/>
              <w:highlight w:val="yellow"/>
            </w:rPr>
          </w:rPrChange>
        </w:rPr>
        <w:t>。</w:t>
      </w:r>
      <w:r w:rsidR="000A68F6" w:rsidRPr="00A25536">
        <w:rPr>
          <w:rFonts w:ascii="Arial" w:eastAsia="HGSｺﾞｼｯｸM" w:hAnsi="Arial" w:cs="Arial" w:hint="eastAsia"/>
          <w:b/>
          <w:bCs/>
          <w:szCs w:val="21"/>
          <w:highlight w:val="yellow"/>
        </w:rPr>
        <w:t>，</w:t>
      </w:r>
      <w:r w:rsidR="000A68F6" w:rsidRPr="00A25536">
        <w:rPr>
          <w:rFonts w:ascii="Arial" w:eastAsia="HGSｺﾞｼｯｸM" w:hAnsi="Arial" w:cs="Arial"/>
          <w:szCs w:val="21"/>
        </w:rPr>
        <w:t>吉野にとって犬というイメージは戦時下にまで遡ります。食糧不足のため</w:t>
      </w:r>
      <w:r w:rsidR="000A68F6" w:rsidRPr="00860AA1">
        <w:rPr>
          <w:rFonts w:ascii="Arial" w:eastAsia="HGSｺﾞｼｯｸM" w:hAnsi="Arial" w:cs="Arial" w:hint="eastAsia"/>
          <w:szCs w:val="21"/>
          <w:highlight w:val="yellow"/>
        </w:rPr>
        <w:t>，</w:t>
      </w:r>
      <w:r w:rsidR="000A68F6" w:rsidRPr="00A25536">
        <w:rPr>
          <w:rFonts w:ascii="Arial" w:eastAsia="HGSｺﾞｼｯｸM" w:hAnsi="Arial" w:cs="Arial"/>
          <w:szCs w:val="21"/>
        </w:rPr>
        <w:t>犬が食用に供出されるという状況で、愛犬のぺスが行方不明</w:t>
      </w:r>
      <w:r w:rsidR="000A68F6" w:rsidRPr="00C20CE7">
        <w:rPr>
          <w:rFonts w:ascii="Arial" w:eastAsia="HGSｺﾞｼｯｸM" w:hAnsi="Arial" w:cs="Arial" w:hint="eastAsia"/>
          <w:szCs w:val="21"/>
          <w:highlight w:val="magenta"/>
          <w:rPrChange w:id="420" w:author="TRIVECTOR" w:date="2026-03-03T16:36:00Z" w16du:dateUtc="2026-03-03T07:36:00Z">
            <w:rPr>
              <w:rFonts w:ascii="Arial" w:eastAsia="HGSｺﾞｼｯｸM" w:hAnsi="Arial" w:cs="Arial" w:hint="eastAsia"/>
              <w:szCs w:val="21"/>
            </w:rPr>
          </w:rPrChange>
        </w:rPr>
        <w:t>になって</w:t>
      </w:r>
      <w:r w:rsidR="000A68F6" w:rsidRPr="00A25536">
        <w:rPr>
          <w:rFonts w:ascii="Arial" w:eastAsia="HGSｺﾞｼｯｸM" w:hAnsi="Arial" w:cs="Arial"/>
          <w:szCs w:val="21"/>
        </w:rPr>
        <w:t>しまったのです。</w:t>
      </w:r>
      <w:r w:rsidR="000A68F6" w:rsidRPr="00EA34A4">
        <w:rPr>
          <w:rFonts w:ascii="Arial" w:eastAsia="HGSｺﾞｼｯｸM" w:hAnsi="Arial" w:cs="Arial" w:hint="eastAsia"/>
          <w:szCs w:val="21"/>
          <w:highlight w:val="yellow"/>
        </w:rPr>
        <w:t>，</w:t>
      </w:r>
      <w:r w:rsidR="000A68F6" w:rsidRPr="00A25536">
        <w:rPr>
          <w:rFonts w:ascii="Arial" w:eastAsia="HGSｺﾞｼｯｸM" w:hAnsi="Arial" w:cs="Arial"/>
          <w:szCs w:val="21"/>
        </w:rPr>
        <w:t>細長い腕が、痩せた胴体から流れ落ちるように伸びています。舌を出した頭部は、身体から逃れるように、ねじれて上空へと向かっていきます。吉野にとって、螺旋、ねじれ、水という要素は生命力の象徴でした。また、男性的な犬の姿は、同時に、生命を生み出す女性性を内包していると作家は語ります。その姿は、生命や社会という、繰り返し永久的に起こる運動の表象でもありました。</w:t>
      </w:r>
    </w:p>
    <w:p w14:paraId="527A9D68" w14:textId="77777777" w:rsidR="000A68F6" w:rsidRDefault="000A68F6" w:rsidP="000A68F6">
      <w:pPr>
        <w:rPr>
          <w:rFonts w:ascii="Arial" w:eastAsia="HGSｺﾞｼｯｸM" w:hAnsi="Arial" w:cs="Arial"/>
          <w:szCs w:val="21"/>
        </w:rPr>
      </w:pPr>
    </w:p>
    <w:p w14:paraId="44F56F54" w14:textId="77777777" w:rsidR="000A68F6" w:rsidRDefault="000A68F6" w:rsidP="000A68F6">
      <w:pPr>
        <w:rPr>
          <w:rFonts w:ascii="Arial" w:eastAsia="HGSｺﾞｼｯｸM" w:hAnsi="Arial" w:cs="Arial"/>
          <w:szCs w:val="21"/>
        </w:rPr>
      </w:pPr>
    </w:p>
    <w:p w14:paraId="16BCCD79" w14:textId="6C637E92" w:rsidR="000A68F6" w:rsidRPr="00462835" w:rsidRDefault="00C20CE7" w:rsidP="000A68F6">
      <w:pPr>
        <w:rPr>
          <w:rFonts w:ascii="Arial" w:eastAsia="HGSｺﾞｼｯｸM" w:hAnsi="Arial" w:cs="Arial"/>
          <w:szCs w:val="21"/>
          <w:highlight w:val="yellow"/>
        </w:rPr>
      </w:pPr>
      <w:ins w:id="421" w:author="TRIVECTOR" w:date="2026-03-03T16:33:00Z" w16du:dateUtc="2026-03-03T07:33:00Z">
        <w:r>
          <w:rPr>
            <w:rFonts w:ascii="Arial" w:eastAsia="HGSｺﾞｼｯｸM" w:hAnsi="Arial" w:cs="Arial" w:hint="eastAsia"/>
            <w:b/>
            <w:bCs/>
            <w:szCs w:val="21"/>
          </w:rPr>
          <w:t xml:space="preserve">83 </w:t>
        </w:r>
      </w:ins>
      <w:r w:rsidR="000A68F6" w:rsidRPr="00A25536">
        <w:rPr>
          <w:rFonts w:ascii="Arial" w:eastAsia="HGSｺﾞｼｯｸM" w:hAnsi="Arial" w:cs="Arial"/>
          <w:b/>
          <w:bCs/>
          <w:szCs w:val="21"/>
        </w:rPr>
        <w:t>吾妻兼治郎</w:t>
      </w:r>
      <w:r w:rsidR="000A68F6" w:rsidRPr="00A25536">
        <w:rPr>
          <w:rFonts w:ascii="Arial" w:eastAsia="HGSｺﾞｼｯｸM" w:hAnsi="Arial" w:cs="Arial" w:hint="eastAsia"/>
          <w:b/>
          <w:bCs/>
          <w:szCs w:val="21"/>
          <w:highlight w:val="yellow"/>
        </w:rPr>
        <w:t>，</w:t>
      </w:r>
      <w:r w:rsidR="000A68F6" w:rsidRPr="00A25536">
        <w:rPr>
          <w:rFonts w:ascii="Arial" w:eastAsia="HGSｺﾞｼｯｸM" w:hAnsi="Arial" w:cs="Arial" w:hint="eastAsia"/>
          <w:b/>
          <w:bCs/>
          <w:szCs w:val="21"/>
        </w:rPr>
        <w:t>作、</w:t>
      </w:r>
      <w:r w:rsidR="000A68F6" w:rsidRPr="00A25536">
        <w:rPr>
          <w:rFonts w:ascii="Arial" w:eastAsia="HGSｺﾞｼｯｸM" w:hAnsi="Arial" w:cs="Arial"/>
          <w:b/>
          <w:bCs/>
          <w:szCs w:val="21"/>
        </w:rPr>
        <w:t>《</w:t>
      </w:r>
      <w:commentRangeStart w:id="422"/>
      <w:r w:rsidR="000A68F6" w:rsidRPr="00A25536">
        <w:rPr>
          <w:rFonts w:ascii="Arial" w:eastAsia="HGSｺﾞｼｯｸM" w:hAnsi="Arial" w:cs="Arial"/>
          <w:b/>
          <w:bCs/>
          <w:szCs w:val="21"/>
        </w:rPr>
        <w:t>MU</w:t>
      </w:r>
      <w:commentRangeEnd w:id="422"/>
      <w:r w:rsidR="000A68F6" w:rsidRPr="00A25536">
        <w:rPr>
          <w:rStyle w:val="aa"/>
          <w:rFonts w:ascii="Arial" w:eastAsia="HGSｺﾞｼｯｸM" w:hAnsi="Arial" w:cs="Arial"/>
          <w:b/>
          <w:bCs/>
          <w:sz w:val="21"/>
          <w:szCs w:val="21"/>
        </w:rPr>
        <w:commentReference w:id="422"/>
      </w:r>
      <w:r w:rsidR="000A68F6" w:rsidRPr="00A25536">
        <w:rPr>
          <w:rFonts w:ascii="Arial" w:eastAsia="HGSｺﾞｼｯｸM" w:hAnsi="Arial" w:cs="Arial"/>
          <w:b/>
          <w:bCs/>
          <w:szCs w:val="21"/>
        </w:rPr>
        <w:t>-765</w:t>
      </w:r>
      <w:r w:rsidR="000A68F6" w:rsidRPr="00A25536">
        <w:rPr>
          <w:rFonts w:ascii="Arial" w:eastAsia="HGSｺﾞｼｯｸM" w:hAnsi="Arial" w:cs="Arial"/>
          <w:b/>
          <w:bCs/>
          <w:szCs w:val="21"/>
        </w:rPr>
        <w:t>》</w:t>
      </w:r>
      <w:r w:rsidR="000A68F6" w:rsidRPr="00560303">
        <w:rPr>
          <w:rFonts w:ascii="Arial" w:eastAsia="HGSｺﾞｼｯｸM" w:hAnsi="Arial" w:cs="Arial" w:hint="eastAsia"/>
          <w:b/>
          <w:bCs/>
          <w:szCs w:val="21"/>
          <w:highlight w:val="yellow"/>
        </w:rPr>
        <w:t>。</w:t>
      </w:r>
      <w:r w:rsidR="000A68F6" w:rsidRPr="00A25536">
        <w:rPr>
          <w:rFonts w:ascii="Arial" w:eastAsia="HGSｺﾞｼｯｸM" w:hAnsi="Arial" w:cs="Arial" w:hint="eastAsia"/>
          <w:b/>
          <w:bCs/>
          <w:szCs w:val="21"/>
          <w:highlight w:val="yellow"/>
        </w:rPr>
        <w:t>，</w:t>
      </w:r>
      <w:r w:rsidR="000A68F6" w:rsidRPr="00A25536">
        <w:rPr>
          <w:rFonts w:ascii="Arial" w:eastAsia="HGSｺﾞｼｯｸM" w:hAnsi="Arial" w:cs="Arial"/>
          <w:szCs w:val="21"/>
        </w:rPr>
        <w:t>吾妻は、恩師の彫刻家、マリーニの影響下にあった自身の作品をすべて物置きにしまいました。何もなくなったアトリエで目に入った、木片の美しさに魅かれて作ったレリーフを</w:t>
      </w:r>
      <w:r w:rsidR="000A68F6" w:rsidRPr="005C2921">
        <w:rPr>
          <w:rFonts w:ascii="Arial" w:eastAsia="HGSｺﾞｼｯｸM" w:hAnsi="Arial" w:cs="Arial" w:hint="eastAsia"/>
          <w:szCs w:val="21"/>
          <w:highlight w:val="yellow"/>
        </w:rPr>
        <w:t>，</w:t>
      </w:r>
      <w:r w:rsidR="000A68F6" w:rsidRPr="00A25536">
        <w:rPr>
          <w:rFonts w:ascii="Arial" w:eastAsia="HGSｺﾞｼｯｸM" w:hAnsi="Arial" w:cs="Arial"/>
          <w:szCs w:val="21"/>
        </w:rPr>
        <w:t>「</w:t>
      </w:r>
      <w:commentRangeStart w:id="423"/>
      <w:r w:rsidR="000A68F6" w:rsidRPr="00A25536">
        <w:rPr>
          <w:rFonts w:ascii="Arial" w:eastAsia="HGSｺﾞｼｯｸM" w:hAnsi="Arial" w:cs="Arial"/>
          <w:szCs w:val="21"/>
        </w:rPr>
        <w:t>ＭＵ</w:t>
      </w:r>
      <w:commentRangeEnd w:id="423"/>
      <w:r w:rsidR="000A68F6" w:rsidRPr="00A25536">
        <w:rPr>
          <w:rStyle w:val="aa"/>
          <w:rFonts w:ascii="Arial" w:eastAsia="HGSｺﾞｼｯｸM" w:hAnsi="Arial" w:cs="Arial"/>
          <w:sz w:val="21"/>
          <w:szCs w:val="21"/>
        </w:rPr>
        <w:commentReference w:id="423"/>
      </w:r>
      <w:r w:rsidR="000A68F6" w:rsidRPr="00A25536">
        <w:rPr>
          <w:rFonts w:ascii="Arial" w:eastAsia="HGSｺﾞｼｯｸM" w:hAnsi="Arial" w:cs="Arial"/>
          <w:szCs w:val="21"/>
        </w:rPr>
        <w:t>」</w:t>
      </w:r>
      <w:r w:rsidR="000A68F6" w:rsidRPr="005C2921">
        <w:rPr>
          <w:rFonts w:ascii="Arial" w:eastAsia="HGSｺﾞｼｯｸM" w:hAnsi="Arial" w:cs="Arial" w:hint="eastAsia"/>
          <w:szCs w:val="21"/>
          <w:highlight w:val="yellow"/>
        </w:rPr>
        <w:t>，</w:t>
      </w:r>
      <w:r w:rsidR="000A68F6" w:rsidRPr="00A25536">
        <w:rPr>
          <w:rFonts w:ascii="Arial" w:eastAsia="HGSｺﾞｼｯｸM" w:hAnsi="Arial" w:cs="Arial"/>
          <w:szCs w:val="21"/>
        </w:rPr>
        <w:t>と名付けたことが、このシリーズの始まりでした。</w:t>
      </w:r>
      <w:r w:rsidR="000A68F6">
        <w:rPr>
          <w:rFonts w:ascii="Arial" w:eastAsia="HGSｺﾞｼｯｸM" w:hAnsi="Arial" w:cs="Arial" w:hint="eastAsia"/>
          <w:szCs w:val="21"/>
          <w:highlight w:val="yellow"/>
        </w:rPr>
        <w:t>，</w:t>
      </w:r>
      <w:r w:rsidR="000A68F6" w:rsidRPr="00A25536">
        <w:rPr>
          <w:rFonts w:ascii="Arial" w:eastAsia="HGSｺﾞｼｯｸM" w:hAnsi="Arial" w:cs="Arial"/>
          <w:szCs w:val="21"/>
        </w:rPr>
        <w:t>本作は、滴の形の立体作品です。吾妻は、この世のすべての現象には生や死といった両極があると考えました。ブロンズの磨かれた部分と、穴のように暗い部分の対比は、そうした両極の意味合いを含んでいます。やがて、無は有であり、有は無である</w:t>
      </w:r>
      <w:r w:rsidR="000A68F6" w:rsidRPr="00860AA1">
        <w:rPr>
          <w:rFonts w:ascii="Arial" w:eastAsia="HGSｺﾞｼｯｸM" w:hAnsi="Arial" w:cs="Arial" w:hint="eastAsia"/>
          <w:szCs w:val="21"/>
          <w:highlight w:val="yellow"/>
        </w:rPr>
        <w:t>，</w:t>
      </w:r>
      <w:r w:rsidR="000A68F6" w:rsidRPr="00A25536">
        <w:rPr>
          <w:rFonts w:ascii="Arial" w:eastAsia="HGSｺﾞｼｯｸM" w:hAnsi="Arial" w:cs="Arial"/>
          <w:szCs w:val="21"/>
        </w:rPr>
        <w:t>という気づきから、吾妻は</w:t>
      </w:r>
      <w:r w:rsidR="000A68F6" w:rsidRPr="005C2921">
        <w:rPr>
          <w:rFonts w:ascii="Arial" w:eastAsia="HGSｺﾞｼｯｸM" w:hAnsi="Arial" w:cs="Arial" w:hint="eastAsia"/>
          <w:szCs w:val="21"/>
          <w:highlight w:val="yellow"/>
        </w:rPr>
        <w:t>，</w:t>
      </w:r>
      <w:r w:rsidR="000A68F6" w:rsidRPr="00A25536">
        <w:rPr>
          <w:rFonts w:ascii="Arial" w:eastAsia="HGSｺﾞｼｯｸM" w:hAnsi="Arial" w:cs="Arial"/>
          <w:szCs w:val="21"/>
        </w:rPr>
        <w:t>「</w:t>
      </w:r>
      <w:commentRangeStart w:id="424"/>
      <w:r w:rsidR="000A68F6" w:rsidRPr="00A25536">
        <w:rPr>
          <w:rFonts w:ascii="Arial" w:eastAsia="HGSｺﾞｼｯｸM" w:hAnsi="Arial" w:cs="Arial"/>
          <w:szCs w:val="21"/>
        </w:rPr>
        <w:t>YU</w:t>
      </w:r>
      <w:commentRangeEnd w:id="424"/>
      <w:r w:rsidR="000A68F6" w:rsidRPr="00A25536">
        <w:rPr>
          <w:rStyle w:val="aa"/>
          <w:rFonts w:ascii="Arial" w:eastAsia="HGSｺﾞｼｯｸM" w:hAnsi="Arial" w:cs="Arial"/>
          <w:sz w:val="21"/>
          <w:szCs w:val="21"/>
        </w:rPr>
        <w:commentReference w:id="424"/>
      </w:r>
      <w:r w:rsidR="000A68F6" w:rsidRPr="00A25536">
        <w:rPr>
          <w:rFonts w:ascii="Arial" w:eastAsia="HGSｺﾞｼｯｸM" w:hAnsi="Arial" w:cs="Arial"/>
          <w:szCs w:val="21"/>
        </w:rPr>
        <w:t>」</w:t>
      </w:r>
      <w:r w:rsidR="000A68F6" w:rsidRPr="005C2921">
        <w:rPr>
          <w:rFonts w:ascii="Arial" w:eastAsia="HGSｺﾞｼｯｸM" w:hAnsi="Arial" w:cs="Arial" w:hint="eastAsia"/>
          <w:szCs w:val="21"/>
          <w:highlight w:val="yellow"/>
        </w:rPr>
        <w:t>，</w:t>
      </w:r>
      <w:r w:rsidR="000A68F6" w:rsidRPr="00A25536">
        <w:rPr>
          <w:rFonts w:ascii="Arial" w:eastAsia="HGSｺﾞｼｯｸM" w:hAnsi="Arial" w:cs="Arial"/>
          <w:szCs w:val="21"/>
        </w:rPr>
        <w:t>のシリーズに移行していきました。</w:t>
      </w:r>
    </w:p>
    <w:p w14:paraId="356DB716" w14:textId="77777777" w:rsidR="000A68F6" w:rsidRDefault="000A68F6">
      <w:pPr>
        <w:rPr>
          <w:rFonts w:ascii="Arial" w:eastAsia="HGSｺﾞｼｯｸM" w:hAnsi="Arial" w:cs="Arial"/>
        </w:rPr>
      </w:pPr>
    </w:p>
    <w:p w14:paraId="65E0C90D" w14:textId="77777777" w:rsidR="000A68F6" w:rsidRDefault="000A68F6">
      <w:pPr>
        <w:rPr>
          <w:rFonts w:ascii="Arial" w:eastAsia="HGSｺﾞｼｯｸM" w:hAnsi="Arial" w:cs="Arial"/>
        </w:rPr>
      </w:pPr>
    </w:p>
    <w:p w14:paraId="4E9BB5F1" w14:textId="46382EF2" w:rsidR="00AC2E1F" w:rsidRPr="00657813" w:rsidRDefault="00C20CE7" w:rsidP="00AC2E1F">
      <w:pPr>
        <w:rPr>
          <w:rFonts w:ascii="Arial" w:eastAsia="HGSｺﾞｼｯｸM" w:hAnsi="Arial" w:cs="Arial"/>
          <w:szCs w:val="21"/>
        </w:rPr>
      </w:pPr>
      <w:ins w:id="425" w:author="TRIVECTOR" w:date="2026-03-03T16:33:00Z" w16du:dateUtc="2026-03-03T07:33:00Z">
        <w:r>
          <w:rPr>
            <w:rFonts w:ascii="Arial" w:eastAsia="HGSｺﾞｼｯｸM" w:hAnsi="Arial" w:cs="Arial" w:hint="eastAsia"/>
            <w:b/>
            <w:bCs/>
            <w:szCs w:val="21"/>
          </w:rPr>
          <w:lastRenderedPageBreak/>
          <w:t xml:space="preserve">84 </w:t>
        </w:r>
      </w:ins>
      <w:commentRangeStart w:id="426"/>
      <w:r w:rsidR="00AC2E1F" w:rsidRPr="00657813">
        <w:rPr>
          <w:rFonts w:ascii="Arial" w:eastAsia="HGSｺﾞｼｯｸM" w:hAnsi="Arial" w:cs="Arial"/>
          <w:b/>
          <w:bCs/>
          <w:szCs w:val="21"/>
        </w:rPr>
        <w:t>前田</w:t>
      </w:r>
      <w:commentRangeEnd w:id="426"/>
      <w:r w:rsidR="00AC2E1F" w:rsidRPr="00657813">
        <w:rPr>
          <w:rStyle w:val="aa"/>
          <w:rFonts w:ascii="Arial" w:eastAsia="HGSｺﾞｼｯｸM" w:hAnsi="Arial" w:cs="Arial"/>
          <w:b/>
          <w:bCs/>
          <w:sz w:val="21"/>
          <w:szCs w:val="21"/>
        </w:rPr>
        <w:commentReference w:id="426"/>
      </w:r>
      <w:r w:rsidR="00AC2E1F" w:rsidRPr="00657813">
        <w:rPr>
          <w:rFonts w:ascii="Arial" w:eastAsia="HGSｺﾞｼｯｸM" w:hAnsi="Arial" w:cs="Arial"/>
          <w:b/>
          <w:bCs/>
          <w:szCs w:val="21"/>
        </w:rPr>
        <w:t>寛治</w:t>
      </w:r>
      <w:r w:rsidR="00AC2E1F" w:rsidRPr="00657813">
        <w:rPr>
          <w:rFonts w:ascii="Arial" w:eastAsia="HGSｺﾞｼｯｸM" w:hAnsi="Arial" w:cs="Arial" w:hint="eastAsia"/>
          <w:b/>
          <w:highlight w:val="yellow"/>
        </w:rPr>
        <w:t>，</w:t>
      </w:r>
      <w:r w:rsidR="00AC2E1F" w:rsidRPr="00657813">
        <w:rPr>
          <w:rFonts w:ascii="Arial" w:eastAsia="HGSｺﾞｼｯｸM" w:hAnsi="Arial" w:cs="Arial" w:hint="eastAsia"/>
          <w:b/>
        </w:rPr>
        <w:t>作、</w:t>
      </w:r>
      <w:r w:rsidR="00AC2E1F" w:rsidRPr="00657813">
        <w:rPr>
          <w:rFonts w:ascii="Arial" w:eastAsia="HGSｺﾞｼｯｸM" w:hAnsi="Arial" w:cs="Arial"/>
          <w:b/>
          <w:bCs/>
          <w:szCs w:val="21"/>
        </w:rPr>
        <w:t>《</w:t>
      </w:r>
      <w:r w:rsidR="00AC2E1F" w:rsidRPr="00657813">
        <w:rPr>
          <w:rFonts w:ascii="Arial" w:eastAsia="HGSｺﾞｼｯｸM" w:hAnsi="Arial" w:cs="Arial"/>
          <w:b/>
          <w:szCs w:val="21"/>
        </w:rPr>
        <w:t>風景》</w:t>
      </w:r>
      <w:r w:rsidR="00AC2E1F" w:rsidRPr="00560303">
        <w:rPr>
          <w:rFonts w:ascii="Arial" w:eastAsia="HGSｺﾞｼｯｸM" w:hAnsi="Arial" w:cs="Arial" w:hint="eastAsia"/>
          <w:b/>
          <w:bCs/>
          <w:szCs w:val="21"/>
          <w:highlight w:val="yellow"/>
        </w:rPr>
        <w:t>。</w:t>
      </w:r>
      <w:r w:rsidR="00AC2E1F" w:rsidRPr="00A25536">
        <w:rPr>
          <w:rFonts w:ascii="Arial" w:eastAsia="HGSｺﾞｼｯｸM" w:hAnsi="Arial" w:cs="Arial" w:hint="eastAsia"/>
          <w:b/>
          <w:bCs/>
          <w:szCs w:val="21"/>
          <w:highlight w:val="yellow"/>
        </w:rPr>
        <w:t>，</w:t>
      </w:r>
      <w:r w:rsidR="00AC2E1F" w:rsidRPr="00657813">
        <w:rPr>
          <w:rFonts w:ascii="Arial" w:eastAsia="HGSｺﾞｼｯｸM" w:hAnsi="Arial" w:cs="Arial"/>
          <w:szCs w:val="21"/>
        </w:rPr>
        <w:t>前田寛治は大正から昭和の初めにかけて活躍した洋画家です。病により若くして亡くなったため、画家としての活動は長いものではありませんでしたが、彼の質感や実在感に基づいた独自の写実表現は、同時代の画家たちに大きな影響を与えました。木々の間から眺めた郊外の景色が表された本作は、フランス滞在中に描かれた可能性が高い作品です。留学中の前田は、フォーヴィスムやキュビスムといった新たな潮流も含め様々な研究に努めました。最終的にクールベのレアリスムから強い影響を受けた写実理論へと向かった前田ですが、本作にはその過渡期ともいえる表現が見て取れ、彼の留学成果の一端を示す貴重な作品のひとつといえるでしょう。</w:t>
      </w:r>
    </w:p>
    <w:p w14:paraId="469FC86D" w14:textId="77777777" w:rsidR="00AC2E1F" w:rsidRDefault="00AC2E1F" w:rsidP="00AC2E1F">
      <w:pPr>
        <w:rPr>
          <w:rFonts w:ascii="Arial" w:eastAsia="HGSｺﾞｼｯｸM" w:hAnsi="Arial" w:cs="Arial"/>
          <w:szCs w:val="21"/>
        </w:rPr>
      </w:pPr>
    </w:p>
    <w:p w14:paraId="7AD8CA52" w14:textId="77777777" w:rsidR="00AC2E1F" w:rsidRPr="00657813" w:rsidRDefault="00AC2E1F" w:rsidP="00AC2E1F">
      <w:pPr>
        <w:rPr>
          <w:rFonts w:ascii="Arial" w:eastAsia="HGSｺﾞｼｯｸM" w:hAnsi="Arial" w:cs="Arial"/>
          <w:szCs w:val="21"/>
        </w:rPr>
      </w:pPr>
    </w:p>
    <w:p w14:paraId="69D6ABFD" w14:textId="2F6634EC" w:rsidR="00AC2E1F" w:rsidRPr="00657813" w:rsidRDefault="00C20CE7" w:rsidP="00AC2E1F">
      <w:pPr>
        <w:rPr>
          <w:rFonts w:ascii="Arial" w:eastAsia="HGSｺﾞｼｯｸM" w:hAnsi="Arial" w:cs="Arial"/>
          <w:szCs w:val="21"/>
        </w:rPr>
      </w:pPr>
      <w:ins w:id="427" w:author="TRIVECTOR" w:date="2026-03-03T16:34:00Z" w16du:dateUtc="2026-03-03T07:34:00Z">
        <w:r>
          <w:rPr>
            <w:rFonts w:ascii="Arial" w:eastAsia="HGSｺﾞｼｯｸM" w:hAnsi="Arial" w:cs="Arial" w:hint="eastAsia"/>
            <w:b/>
            <w:bCs/>
            <w:szCs w:val="21"/>
          </w:rPr>
          <w:t xml:space="preserve">85 </w:t>
        </w:r>
      </w:ins>
      <w:r w:rsidR="00AC2E1F" w:rsidRPr="00657813">
        <w:rPr>
          <w:rFonts w:ascii="Arial" w:eastAsia="HGSｺﾞｼｯｸM" w:hAnsi="Arial" w:cs="Arial"/>
          <w:b/>
          <w:bCs/>
          <w:szCs w:val="21"/>
        </w:rPr>
        <w:t>高橋</w:t>
      </w:r>
      <w:r w:rsidR="00AC2E1F" w:rsidRPr="00C20CE7">
        <w:rPr>
          <w:rFonts w:ascii="Arial" w:eastAsia="HGSｺﾞｼｯｸM" w:hAnsi="Arial" w:cs="Arial" w:hint="eastAsia"/>
          <w:b/>
          <w:bCs/>
          <w:szCs w:val="21"/>
          <w:highlight w:val="magenta"/>
          <w:rPrChange w:id="428" w:author="TRIVECTOR" w:date="2026-03-03T16:38:00Z" w16du:dateUtc="2026-03-03T07:38:00Z">
            <w:rPr>
              <w:rFonts w:ascii="Arial" w:eastAsia="HGSｺﾞｼｯｸM" w:hAnsi="Arial" w:cs="Arial" w:hint="eastAsia"/>
              <w:b/>
              <w:bCs/>
              <w:szCs w:val="21"/>
            </w:rPr>
          </w:rPrChange>
        </w:rPr>
        <w:t>英吉</w:t>
      </w:r>
      <w:r w:rsidR="00AC2E1F" w:rsidRPr="00657813">
        <w:rPr>
          <w:rFonts w:ascii="Arial" w:eastAsia="HGSｺﾞｼｯｸM" w:hAnsi="Arial" w:cs="Arial" w:hint="eastAsia"/>
          <w:b/>
          <w:highlight w:val="yellow"/>
        </w:rPr>
        <w:t>，</w:t>
      </w:r>
      <w:r w:rsidR="00AC2E1F" w:rsidRPr="00657813">
        <w:rPr>
          <w:rFonts w:ascii="Arial" w:eastAsia="HGSｺﾞｼｯｸM" w:hAnsi="Arial" w:cs="Arial" w:hint="eastAsia"/>
          <w:b/>
        </w:rPr>
        <w:t>作、</w:t>
      </w:r>
      <w:r w:rsidR="00AC2E1F" w:rsidRPr="00657813">
        <w:rPr>
          <w:rFonts w:ascii="Arial" w:eastAsia="HGSｺﾞｼｯｸM" w:hAnsi="Arial" w:cs="Arial"/>
          <w:b/>
          <w:bCs/>
          <w:szCs w:val="21"/>
        </w:rPr>
        <w:t>《</w:t>
      </w:r>
      <w:r w:rsidR="00AC2E1F" w:rsidRPr="00657813">
        <w:rPr>
          <w:rFonts w:ascii="Arial" w:eastAsia="HGSｺﾞｼｯｸM" w:hAnsi="Arial" w:cs="Arial"/>
          <w:b/>
          <w:szCs w:val="21"/>
        </w:rPr>
        <w:t>少女像》</w:t>
      </w:r>
      <w:r w:rsidR="00AC2E1F" w:rsidRPr="00560303">
        <w:rPr>
          <w:rFonts w:ascii="Arial" w:eastAsia="HGSｺﾞｼｯｸM" w:hAnsi="Arial" w:cs="Arial" w:hint="eastAsia"/>
          <w:b/>
          <w:bCs/>
          <w:szCs w:val="21"/>
          <w:highlight w:val="yellow"/>
        </w:rPr>
        <w:t>。</w:t>
      </w:r>
      <w:r w:rsidR="00AC2E1F" w:rsidRPr="00A25536">
        <w:rPr>
          <w:rFonts w:ascii="Arial" w:eastAsia="HGSｺﾞｼｯｸM" w:hAnsi="Arial" w:cs="Arial" w:hint="eastAsia"/>
          <w:b/>
          <w:bCs/>
          <w:szCs w:val="21"/>
          <w:highlight w:val="yellow"/>
        </w:rPr>
        <w:t>，</w:t>
      </w:r>
      <w:r w:rsidR="00AC2E1F" w:rsidRPr="00657813">
        <w:rPr>
          <w:rFonts w:ascii="Arial" w:eastAsia="HGSｺﾞｼｯｸM" w:hAnsi="Arial" w:cs="Arial"/>
          <w:szCs w:val="21"/>
        </w:rPr>
        <w:t>左手にサボテンの鉢植えを抱え、遠くに視線を向ける少女の姿を表した本作は、高橋が美術学校の研究科在学中に</w:t>
      </w:r>
      <w:r w:rsidR="00AC2E1F" w:rsidRPr="00C20CE7">
        <w:rPr>
          <w:rFonts w:ascii="Arial" w:eastAsia="HGSｺﾞｼｯｸM" w:hAnsi="Arial" w:cs="Arial" w:hint="eastAsia"/>
          <w:szCs w:val="21"/>
          <w:highlight w:val="magenta"/>
          <w:rPrChange w:id="429" w:author="TRIVECTOR" w:date="2026-03-03T16:38:00Z" w16du:dateUtc="2026-03-03T07:38:00Z">
            <w:rPr>
              <w:rFonts w:ascii="Arial" w:eastAsia="HGSｺﾞｼｯｸM" w:hAnsi="Arial" w:cs="Arial" w:hint="eastAsia"/>
              <w:szCs w:val="21"/>
            </w:rPr>
          </w:rPrChange>
        </w:rPr>
        <w:t>官展で</w:t>
      </w:r>
      <w:r w:rsidR="00AC2E1F" w:rsidRPr="00657813">
        <w:rPr>
          <w:rFonts w:ascii="Arial" w:eastAsia="HGSｺﾞｼｯｸM" w:hAnsi="Arial" w:cs="Arial"/>
          <w:szCs w:val="21"/>
        </w:rPr>
        <w:t>初入選した作品です。表面的な写実を超えようとする意識が現れているとして、当時美術雑誌等でも評価されました。正面を向く体に横向きの顔、大きな目とその表情などからは、エジプト彫刻からの影響が指摘されています。はじめはヌード像として制作を進めていたようですが、最終的に薄物をまとう姿へ変更されました。本作で新進の彫刻家として注目を集めた高橋ですが、思うところがあったのか彫刻家としての活動を中断し、捕鯨船に乗り込むことになります。</w:t>
      </w:r>
    </w:p>
    <w:p w14:paraId="6B910105" w14:textId="77777777" w:rsidR="00AC2E1F" w:rsidRDefault="00AC2E1F" w:rsidP="00AC2E1F">
      <w:pPr>
        <w:rPr>
          <w:rFonts w:ascii="Arial" w:eastAsia="HGSｺﾞｼｯｸM" w:hAnsi="Arial" w:cs="Arial"/>
          <w:szCs w:val="21"/>
        </w:rPr>
      </w:pPr>
    </w:p>
    <w:p w14:paraId="34E0FD2D" w14:textId="77777777" w:rsidR="00AC2E1F" w:rsidRDefault="00AC2E1F" w:rsidP="00AC2E1F">
      <w:pPr>
        <w:rPr>
          <w:rFonts w:ascii="Arial" w:eastAsia="HGSｺﾞｼｯｸM" w:hAnsi="Arial" w:cs="Arial"/>
          <w:szCs w:val="21"/>
        </w:rPr>
      </w:pPr>
    </w:p>
    <w:p w14:paraId="365D719A" w14:textId="19265E61" w:rsidR="00AC2E1F" w:rsidRPr="00657813" w:rsidRDefault="00C20CE7" w:rsidP="00AC2E1F">
      <w:pPr>
        <w:rPr>
          <w:rFonts w:ascii="Arial" w:eastAsia="HGSｺﾞｼｯｸM" w:hAnsi="Arial" w:cs="Arial"/>
          <w:szCs w:val="21"/>
        </w:rPr>
      </w:pPr>
      <w:ins w:id="430" w:author="TRIVECTOR" w:date="2026-03-03T16:34:00Z" w16du:dateUtc="2026-03-03T07:34:00Z">
        <w:r>
          <w:rPr>
            <w:rFonts w:ascii="Arial" w:eastAsia="HGSｺﾞｼｯｸM" w:hAnsi="Arial" w:cs="Arial" w:hint="eastAsia"/>
            <w:b/>
            <w:bCs/>
            <w:szCs w:val="21"/>
          </w:rPr>
          <w:t xml:space="preserve">86 </w:t>
        </w:r>
      </w:ins>
      <w:r w:rsidR="00AC2E1F" w:rsidRPr="00C20CE7">
        <w:rPr>
          <w:rFonts w:ascii="Arial" w:eastAsia="HGSｺﾞｼｯｸM" w:hAnsi="Arial" w:cs="Arial" w:hint="eastAsia"/>
          <w:b/>
          <w:bCs/>
          <w:szCs w:val="21"/>
          <w:highlight w:val="magenta"/>
          <w:rPrChange w:id="431" w:author="TRIVECTOR" w:date="2026-03-03T16:39:00Z" w16du:dateUtc="2026-03-03T07:39:00Z">
            <w:rPr>
              <w:rFonts w:ascii="Arial" w:eastAsia="HGSｺﾞｼｯｸM" w:hAnsi="Arial" w:cs="Arial" w:hint="eastAsia"/>
              <w:b/>
              <w:bCs/>
              <w:szCs w:val="21"/>
            </w:rPr>
          </w:rPrChange>
        </w:rPr>
        <w:t>新宮晋</w:t>
      </w:r>
      <w:r w:rsidR="00AC2E1F" w:rsidRPr="00657813">
        <w:rPr>
          <w:rFonts w:ascii="Arial" w:eastAsia="HGSｺﾞｼｯｸM" w:hAnsi="Arial" w:cs="Arial" w:hint="eastAsia"/>
          <w:b/>
          <w:highlight w:val="yellow"/>
        </w:rPr>
        <w:t>，</w:t>
      </w:r>
      <w:r w:rsidR="00AC2E1F" w:rsidRPr="00657813">
        <w:rPr>
          <w:rFonts w:ascii="Arial" w:eastAsia="HGSｺﾞｼｯｸM" w:hAnsi="Arial" w:cs="Arial" w:hint="eastAsia"/>
          <w:b/>
        </w:rPr>
        <w:t>作、</w:t>
      </w:r>
      <w:r w:rsidR="00AC2E1F" w:rsidRPr="00657813">
        <w:rPr>
          <w:rFonts w:ascii="Arial" w:eastAsia="HGSｺﾞｼｯｸM" w:hAnsi="Arial" w:cs="Arial"/>
          <w:b/>
          <w:bCs/>
          <w:szCs w:val="21"/>
        </w:rPr>
        <w:t>《</w:t>
      </w:r>
      <w:r w:rsidR="00AC2E1F" w:rsidRPr="00657813">
        <w:rPr>
          <w:rFonts w:ascii="Arial" w:eastAsia="HGSｺﾞｼｯｸM" w:hAnsi="Arial" w:cs="Arial"/>
          <w:b/>
          <w:szCs w:val="21"/>
        </w:rPr>
        <w:t>時の旅人》</w:t>
      </w:r>
      <w:r w:rsidR="00AC2E1F" w:rsidRPr="00560303">
        <w:rPr>
          <w:rFonts w:ascii="Arial" w:eastAsia="HGSｺﾞｼｯｸM" w:hAnsi="Arial" w:cs="Arial" w:hint="eastAsia"/>
          <w:b/>
          <w:bCs/>
          <w:szCs w:val="21"/>
          <w:highlight w:val="yellow"/>
        </w:rPr>
        <w:t>。</w:t>
      </w:r>
      <w:r w:rsidR="00AC2E1F" w:rsidRPr="00A25536">
        <w:rPr>
          <w:rFonts w:ascii="Arial" w:eastAsia="HGSｺﾞｼｯｸM" w:hAnsi="Arial" w:cs="Arial" w:hint="eastAsia"/>
          <w:b/>
          <w:bCs/>
          <w:szCs w:val="21"/>
          <w:highlight w:val="yellow"/>
        </w:rPr>
        <w:t>，</w:t>
      </w:r>
      <w:r w:rsidR="00AC2E1F" w:rsidRPr="00657813">
        <w:rPr>
          <w:rFonts w:ascii="Arial" w:eastAsia="HGSｺﾞｼｯｸM" w:hAnsi="Arial" w:cs="Arial"/>
          <w:szCs w:val="21"/>
        </w:rPr>
        <w:t>開館以来北庭に設置されている</w:t>
      </w:r>
      <w:r w:rsidR="00AC2E1F" w:rsidRPr="00C20CE7">
        <w:rPr>
          <w:rFonts w:ascii="Arial" w:eastAsia="HGSｺﾞｼｯｸM" w:hAnsi="Arial" w:cs="Arial" w:hint="eastAsia"/>
          <w:szCs w:val="21"/>
          <w:highlight w:val="magenta"/>
          <w:rPrChange w:id="432" w:author="TRIVECTOR" w:date="2026-03-03T16:39:00Z" w16du:dateUtc="2026-03-03T07:39:00Z">
            <w:rPr>
              <w:rFonts w:ascii="Arial" w:eastAsia="HGSｺﾞｼｯｸM" w:hAnsi="Arial" w:cs="Arial" w:hint="eastAsia"/>
              <w:szCs w:val="21"/>
            </w:rPr>
          </w:rPrChange>
        </w:rPr>
        <w:t>新宮晋</w:t>
      </w:r>
      <w:r w:rsidR="00AC2E1F" w:rsidRPr="00657813">
        <w:rPr>
          <w:rFonts w:ascii="Arial" w:eastAsia="HGSｺﾞｼｯｸM" w:hAnsi="Arial" w:cs="Arial"/>
          <w:szCs w:val="21"/>
        </w:rPr>
        <w:t>の《時の旅人》は、当館の屋外彫刻の中で最も背が高い作品です。黄色と白に塗られた特徴的な羽が自然の風を受けてクルクルと回る</w:t>
      </w:r>
      <w:r w:rsidR="00AC2E1F" w:rsidRPr="00A84EF2">
        <w:rPr>
          <w:rFonts w:ascii="Arial" w:eastAsia="HGSｺﾞｼｯｸM" w:hAnsi="Arial" w:cs="Arial" w:hint="eastAsia"/>
          <w:szCs w:val="21"/>
          <w:highlight w:val="yellow"/>
        </w:rPr>
        <w:t>，</w:t>
      </w:r>
      <w:r w:rsidR="00AC2E1F" w:rsidRPr="00657813">
        <w:rPr>
          <w:rFonts w:ascii="Arial" w:eastAsia="HGSｺﾞｼｯｸM" w:hAnsi="Arial" w:cs="Arial"/>
          <w:szCs w:val="21"/>
        </w:rPr>
        <w:t>「動く彫刻」としてもおなじみですが、その素材は金属であり、羽は</w:t>
      </w:r>
      <w:r w:rsidR="00AC2E1F" w:rsidRPr="00C20CE7">
        <w:rPr>
          <w:rFonts w:ascii="Arial" w:eastAsia="HGSｺﾞｼｯｸM" w:hAnsi="Arial" w:cs="Arial"/>
          <w:szCs w:val="21"/>
          <w:highlight w:val="magenta"/>
          <w:rPrChange w:id="433" w:author="TRIVECTOR" w:date="2026-03-03T16:39:00Z" w16du:dateUtc="2026-03-03T07:39:00Z">
            <w:rPr>
              <w:rFonts w:ascii="Arial" w:eastAsia="HGSｺﾞｼｯｸM" w:hAnsi="Arial" w:cs="Arial"/>
              <w:szCs w:val="21"/>
            </w:rPr>
          </w:rPrChange>
        </w:rPr>
        <w:t>1</w:t>
      </w:r>
      <w:r w:rsidR="00AC2E1F" w:rsidRPr="00C20CE7">
        <w:rPr>
          <w:rFonts w:ascii="Arial" w:eastAsia="HGSｺﾞｼｯｸM" w:hAnsi="Arial" w:cs="Arial" w:hint="eastAsia"/>
          <w:szCs w:val="21"/>
          <w:highlight w:val="magenta"/>
          <w:rPrChange w:id="434" w:author="TRIVECTOR" w:date="2026-03-03T16:39:00Z" w16du:dateUtc="2026-03-03T07:39:00Z">
            <w:rPr>
              <w:rFonts w:ascii="Arial" w:eastAsia="HGSｺﾞｼｯｸM" w:hAnsi="Arial" w:cs="Arial" w:hint="eastAsia"/>
              <w:szCs w:val="21"/>
            </w:rPr>
          </w:rPrChange>
        </w:rPr>
        <w:t>枚当たり</w:t>
      </w:r>
      <w:r w:rsidR="00AC2E1F" w:rsidRPr="00C20CE7">
        <w:rPr>
          <w:rFonts w:ascii="Arial" w:eastAsia="HGSｺﾞｼｯｸM" w:hAnsi="Arial" w:cs="Arial"/>
          <w:szCs w:val="21"/>
          <w:highlight w:val="magenta"/>
          <w:rPrChange w:id="435" w:author="TRIVECTOR" w:date="2026-03-03T16:39:00Z" w16du:dateUtc="2026-03-03T07:39:00Z">
            <w:rPr>
              <w:rFonts w:ascii="Arial" w:eastAsia="HGSｺﾞｼｯｸM" w:hAnsi="Arial" w:cs="Arial"/>
              <w:szCs w:val="21"/>
            </w:rPr>
          </w:rPrChange>
        </w:rPr>
        <w:t>500kg</w:t>
      </w:r>
      <w:r w:rsidR="00AC2E1F" w:rsidRPr="00C20CE7">
        <w:rPr>
          <w:rFonts w:ascii="Arial" w:eastAsia="HGSｺﾞｼｯｸM" w:hAnsi="Arial" w:cs="Arial" w:hint="eastAsia"/>
          <w:szCs w:val="21"/>
          <w:highlight w:val="magenta"/>
          <w:rPrChange w:id="436" w:author="TRIVECTOR" w:date="2026-03-03T16:39:00Z" w16du:dateUtc="2026-03-03T07:39:00Z">
            <w:rPr>
              <w:rFonts w:ascii="Arial" w:eastAsia="HGSｺﾞｼｯｸM" w:hAnsi="Arial" w:cs="Arial" w:hint="eastAsia"/>
              <w:szCs w:val="21"/>
            </w:rPr>
          </w:rPrChange>
        </w:rPr>
        <w:t>近い</w:t>
      </w:r>
      <w:r w:rsidR="00AC2E1F" w:rsidRPr="00657813">
        <w:rPr>
          <w:rFonts w:ascii="Arial" w:eastAsia="HGSｺﾞｼｯｸM" w:hAnsi="Arial" w:cs="Arial"/>
          <w:szCs w:val="21"/>
        </w:rPr>
        <w:t>重さがあります。けれども軽快に回る姿からその重さは感じられず、むしろ軽々とした印象を受けるのではないでしょうか。新宮は、自らの彫刻について</w:t>
      </w:r>
      <w:r w:rsidR="00AC2E1F" w:rsidRPr="00A84EF2">
        <w:rPr>
          <w:rFonts w:ascii="Arial" w:eastAsia="HGSｺﾞｼｯｸM" w:hAnsi="Arial" w:cs="Arial" w:hint="eastAsia"/>
          <w:szCs w:val="21"/>
          <w:highlight w:val="yellow"/>
        </w:rPr>
        <w:t>，</w:t>
      </w:r>
      <w:r w:rsidR="00AC2E1F" w:rsidRPr="00657813">
        <w:rPr>
          <w:rFonts w:ascii="Arial" w:eastAsia="HGSｺﾞｼｯｸM" w:hAnsi="Arial" w:cs="Arial"/>
          <w:szCs w:val="21"/>
        </w:rPr>
        <w:t>「目に見えない自然のエネルギーを見せる装置」であると述べていますが、本作もその自在な動きによって</w:t>
      </w:r>
      <w:commentRangeStart w:id="437"/>
      <w:r w:rsidR="00AC2E1F" w:rsidRPr="00657813">
        <w:rPr>
          <w:rFonts w:ascii="Arial" w:eastAsia="HGSｺﾞｼｯｸM" w:hAnsi="Arial" w:cs="Arial"/>
          <w:szCs w:val="21"/>
        </w:rPr>
        <w:t>北庭</w:t>
      </w:r>
      <w:commentRangeEnd w:id="437"/>
      <w:r w:rsidRPr="00657813">
        <w:rPr>
          <w:rStyle w:val="aa"/>
          <w:rFonts w:ascii="Arial" w:eastAsia="HGSｺﾞｼｯｸM" w:hAnsi="Arial" w:cs="Arial"/>
          <w:sz w:val="21"/>
          <w:szCs w:val="21"/>
        </w:rPr>
        <w:commentReference w:id="437"/>
      </w:r>
      <w:r w:rsidR="00AC2E1F" w:rsidRPr="00657813">
        <w:rPr>
          <w:rFonts w:ascii="Arial" w:eastAsia="HGSｺﾞｼｯｸM" w:hAnsi="Arial" w:cs="Arial"/>
          <w:szCs w:val="21"/>
        </w:rPr>
        <w:t>を渡る風の姿を見せてくれます。</w:t>
      </w:r>
    </w:p>
    <w:p w14:paraId="39DBFB03" w14:textId="77777777" w:rsidR="00AC2E1F" w:rsidRDefault="00AC2E1F" w:rsidP="00AC2E1F">
      <w:pPr>
        <w:rPr>
          <w:rFonts w:ascii="Arial" w:eastAsia="HGSｺﾞｼｯｸM" w:hAnsi="Arial" w:cs="Arial"/>
          <w:szCs w:val="21"/>
        </w:rPr>
      </w:pPr>
    </w:p>
    <w:p w14:paraId="4739624E" w14:textId="77777777" w:rsidR="00AC2E1F" w:rsidRDefault="00AC2E1F" w:rsidP="00AC2E1F">
      <w:pPr>
        <w:rPr>
          <w:rFonts w:ascii="Arial" w:eastAsia="HGSｺﾞｼｯｸM" w:hAnsi="Arial" w:cs="Arial"/>
          <w:szCs w:val="21"/>
        </w:rPr>
      </w:pPr>
    </w:p>
    <w:p w14:paraId="7F7D175C" w14:textId="3C08973C" w:rsidR="00AC2E1F" w:rsidRPr="00657813" w:rsidRDefault="00C20CE7" w:rsidP="00AC2E1F">
      <w:pPr>
        <w:rPr>
          <w:rFonts w:ascii="Arial" w:eastAsia="HGSｺﾞｼｯｸM" w:hAnsi="Arial" w:cs="Arial"/>
          <w:szCs w:val="21"/>
        </w:rPr>
      </w:pPr>
      <w:ins w:id="438" w:author="TRIVECTOR" w:date="2026-03-03T16:34:00Z" w16du:dateUtc="2026-03-03T07:34:00Z">
        <w:r>
          <w:rPr>
            <w:rFonts w:ascii="Arial" w:eastAsia="HGSｺﾞｼｯｸM" w:hAnsi="Arial" w:cs="Arial" w:hint="eastAsia"/>
            <w:b/>
            <w:bCs/>
            <w:szCs w:val="21"/>
          </w:rPr>
          <w:t xml:space="preserve">87 </w:t>
        </w:r>
      </w:ins>
      <w:r w:rsidR="00AC2E1F" w:rsidRPr="00657813">
        <w:rPr>
          <w:rFonts w:ascii="Arial" w:eastAsia="HGSｺﾞｼｯｸM" w:hAnsi="Arial" w:cs="Arial"/>
          <w:b/>
          <w:bCs/>
          <w:szCs w:val="21"/>
        </w:rPr>
        <w:t>小室</w:t>
      </w:r>
      <w:commentRangeStart w:id="439"/>
      <w:r w:rsidR="00AC2E1F" w:rsidRPr="00657813">
        <w:rPr>
          <w:rFonts w:ascii="Arial" w:eastAsia="HGSｺﾞｼｯｸM" w:hAnsi="Arial" w:cs="Arial"/>
          <w:b/>
          <w:bCs/>
          <w:szCs w:val="21"/>
        </w:rPr>
        <w:t>達</w:t>
      </w:r>
      <w:commentRangeEnd w:id="439"/>
      <w:r w:rsidR="00AC2E1F" w:rsidRPr="00657813">
        <w:rPr>
          <w:rStyle w:val="aa"/>
          <w:rFonts w:ascii="Arial" w:eastAsia="HGSｺﾞｼｯｸM" w:hAnsi="Arial" w:cs="Arial" w:hint="eastAsia"/>
          <w:b/>
          <w:sz w:val="21"/>
          <w:szCs w:val="22"/>
          <w:highlight w:val="yellow"/>
        </w:rPr>
        <w:commentReference w:id="439"/>
      </w:r>
      <w:r w:rsidR="00AC2E1F" w:rsidRPr="00657813">
        <w:rPr>
          <w:rFonts w:ascii="Arial" w:eastAsia="HGSｺﾞｼｯｸM" w:hAnsi="Arial" w:cs="Arial" w:hint="eastAsia"/>
          <w:b/>
          <w:highlight w:val="yellow"/>
        </w:rPr>
        <w:t>，</w:t>
      </w:r>
      <w:r w:rsidR="00AC2E1F" w:rsidRPr="00657813">
        <w:rPr>
          <w:rFonts w:ascii="Arial" w:eastAsia="HGSｺﾞｼｯｸM" w:hAnsi="Arial" w:cs="Arial" w:hint="eastAsia"/>
          <w:b/>
        </w:rPr>
        <w:t>作、</w:t>
      </w:r>
      <w:r w:rsidR="00AC2E1F" w:rsidRPr="00657813">
        <w:rPr>
          <w:rFonts w:ascii="Arial" w:eastAsia="HGSｺﾞｼｯｸM" w:hAnsi="Arial" w:cs="Arial"/>
          <w:b/>
          <w:bCs/>
          <w:szCs w:val="21"/>
        </w:rPr>
        <w:t>《</w:t>
      </w:r>
      <w:r w:rsidR="00AC2E1F" w:rsidRPr="00657813">
        <w:rPr>
          <w:rFonts w:ascii="Arial" w:eastAsia="HGSｺﾞｼｯｸM" w:hAnsi="Arial" w:cs="Arial"/>
          <w:b/>
          <w:szCs w:val="21"/>
        </w:rPr>
        <w:t>構想》</w:t>
      </w:r>
      <w:r w:rsidR="00AC2E1F" w:rsidRPr="00560303">
        <w:rPr>
          <w:rFonts w:ascii="Arial" w:eastAsia="HGSｺﾞｼｯｸM" w:hAnsi="Arial" w:cs="Arial" w:hint="eastAsia"/>
          <w:b/>
          <w:bCs/>
          <w:szCs w:val="21"/>
          <w:highlight w:val="yellow"/>
        </w:rPr>
        <w:t>。</w:t>
      </w:r>
      <w:r w:rsidR="00AC2E1F" w:rsidRPr="00A25536">
        <w:rPr>
          <w:rFonts w:ascii="Arial" w:eastAsia="HGSｺﾞｼｯｸM" w:hAnsi="Arial" w:cs="Arial" w:hint="eastAsia"/>
          <w:b/>
          <w:bCs/>
          <w:szCs w:val="21"/>
          <w:highlight w:val="yellow"/>
        </w:rPr>
        <w:t>，</w:t>
      </w:r>
      <w:r w:rsidR="00AC2E1F" w:rsidRPr="006D00C8">
        <w:rPr>
          <w:rFonts w:ascii="Arial" w:eastAsia="HGSｺﾞｼｯｸM" w:hAnsi="Arial" w:cs="Arial" w:hint="eastAsia"/>
          <w:szCs w:val="21"/>
          <w:highlight w:val="magenta"/>
          <w:rPrChange w:id="440" w:author="TRIVECTOR" w:date="2026-03-03T16:42:00Z" w16du:dateUtc="2026-03-03T07:42:00Z">
            <w:rPr>
              <w:rFonts w:ascii="Arial" w:eastAsia="HGSｺﾞｼｯｸM" w:hAnsi="Arial" w:cs="Arial" w:hint="eastAsia"/>
              <w:szCs w:val="21"/>
            </w:rPr>
          </w:rPrChange>
        </w:rPr>
        <w:t>ボリューム感</w:t>
      </w:r>
      <w:r w:rsidR="00AC2E1F" w:rsidRPr="00657813">
        <w:rPr>
          <w:rFonts w:ascii="Arial" w:eastAsia="HGSｺﾞｼｯｸM" w:hAnsi="Arial" w:cs="Arial"/>
          <w:szCs w:val="21"/>
        </w:rPr>
        <w:t>のある肉体と、両手を胸の前に出す特徴あるポーズが印象的な本作は、小室が第</w:t>
      </w:r>
      <w:r w:rsidR="00AC2E1F" w:rsidRPr="00657813">
        <w:rPr>
          <w:rFonts w:ascii="Arial" w:eastAsia="HGSｺﾞｼｯｸM" w:hAnsi="Arial" w:cs="Arial"/>
          <w:szCs w:val="21"/>
        </w:rPr>
        <w:t>6</w:t>
      </w:r>
      <w:r w:rsidR="00AC2E1F" w:rsidRPr="00657813">
        <w:rPr>
          <w:rFonts w:ascii="Arial" w:eastAsia="HGSｺﾞｼｯｸM" w:hAnsi="Arial" w:cs="Arial"/>
          <w:szCs w:val="21"/>
        </w:rPr>
        <w:t>回帝国美術展覧会</w:t>
      </w:r>
      <w:r w:rsidR="00AC2E1F" w:rsidRPr="00FB7E93">
        <w:rPr>
          <w:rFonts w:ascii="Arial" w:eastAsia="HGSｺﾞｼｯｸM" w:hAnsi="Arial" w:cs="Arial" w:hint="eastAsia"/>
          <w:szCs w:val="21"/>
          <w:highlight w:val="yellow"/>
        </w:rPr>
        <w:t>、通称</w:t>
      </w:r>
      <w:r w:rsidR="00AC2E1F" w:rsidRPr="006D00C8">
        <w:rPr>
          <w:rFonts w:ascii="Arial" w:eastAsia="HGSｺﾞｼｯｸM" w:hAnsi="Arial" w:cs="Arial" w:hint="eastAsia"/>
          <w:szCs w:val="21"/>
          <w:highlight w:val="magenta"/>
          <w:rPrChange w:id="441" w:author="TRIVECTOR" w:date="2026-03-03T16:42:00Z" w16du:dateUtc="2026-03-03T07:42:00Z">
            <w:rPr>
              <w:rFonts w:ascii="Arial" w:eastAsia="HGSｺﾞｼｯｸM" w:hAnsi="Arial" w:cs="Arial" w:hint="eastAsia"/>
              <w:szCs w:val="21"/>
              <w:highlight w:val="yellow"/>
            </w:rPr>
          </w:rPrChange>
        </w:rPr>
        <w:t>・</w:t>
      </w:r>
      <w:r w:rsidR="00AC2E1F" w:rsidRPr="006D00C8">
        <w:rPr>
          <w:rFonts w:ascii="Arial" w:eastAsia="HGSｺﾞｼｯｸM" w:hAnsi="Arial" w:cs="Arial" w:hint="eastAsia"/>
          <w:szCs w:val="21"/>
          <w:highlight w:val="magenta"/>
          <w:rPrChange w:id="442" w:author="TRIVECTOR" w:date="2026-03-03T16:42:00Z" w16du:dateUtc="2026-03-03T07:42:00Z">
            <w:rPr>
              <w:rFonts w:ascii="Arial" w:eastAsia="HGSｺﾞｼｯｸM" w:hAnsi="Arial" w:cs="Arial" w:hint="eastAsia"/>
              <w:szCs w:val="21"/>
            </w:rPr>
          </w:rPrChange>
        </w:rPr>
        <w:t>帝展</w:t>
      </w:r>
      <w:r w:rsidR="00AC2E1F" w:rsidRPr="00657813">
        <w:rPr>
          <w:rFonts w:ascii="Arial" w:eastAsia="HGSｺﾞｼｯｸM" w:hAnsi="Arial" w:cs="Arial"/>
          <w:szCs w:val="21"/>
        </w:rPr>
        <w:t>で特選を受賞した作品です。</w:t>
      </w:r>
      <w:r w:rsidR="00AC2E1F" w:rsidRPr="00A84EF2">
        <w:rPr>
          <w:rFonts w:ascii="Arial" w:eastAsia="HGSｺﾞｼｯｸM" w:hAnsi="Arial" w:cs="Arial" w:hint="eastAsia"/>
          <w:szCs w:val="21"/>
          <w:highlight w:val="yellow"/>
        </w:rPr>
        <w:t>，</w:t>
      </w:r>
      <w:r w:rsidR="00AC2E1F" w:rsidRPr="00657813">
        <w:rPr>
          <w:rFonts w:ascii="Arial" w:eastAsia="HGSｺﾞｼｯｸM" w:hAnsi="Arial" w:cs="Arial"/>
          <w:szCs w:val="21"/>
        </w:rPr>
        <w:t>「構想」というタイトルと女性のポーズとの関係は不明ですが、この頃、</w:t>
      </w:r>
      <w:r w:rsidR="00AC2E1F" w:rsidRPr="006D00C8">
        <w:rPr>
          <w:rFonts w:ascii="Arial" w:eastAsia="HGSｺﾞｼｯｸM" w:hAnsi="Arial" w:cs="Arial" w:hint="eastAsia"/>
          <w:szCs w:val="21"/>
          <w:highlight w:val="magenta"/>
          <w:rPrChange w:id="443" w:author="TRIVECTOR" w:date="2026-03-03T16:42:00Z" w16du:dateUtc="2026-03-03T07:42:00Z">
            <w:rPr>
              <w:rFonts w:ascii="Arial" w:eastAsia="HGSｺﾞｼｯｸM" w:hAnsi="Arial" w:cs="Arial" w:hint="eastAsia"/>
              <w:szCs w:val="21"/>
            </w:rPr>
          </w:rPrChange>
        </w:rPr>
        <w:t>具象的</w:t>
      </w:r>
      <w:r w:rsidR="00AC2E1F" w:rsidRPr="00657813">
        <w:rPr>
          <w:rFonts w:ascii="Arial" w:eastAsia="HGSｺﾞｼｯｸM" w:hAnsi="Arial" w:cs="Arial"/>
          <w:szCs w:val="21"/>
        </w:rPr>
        <w:t>な作品に観念的なタイトルを付ける風潮があり、本作もそのような流れの中に位置づけることができます。なお、当館の像は、故郷の小学校に保存されている当時の石膏像をもとに、宮城県美術館の開館にあわせてブロンズ像へと鋳造されたものです。</w:t>
      </w:r>
    </w:p>
    <w:p w14:paraId="7CF61A21" w14:textId="77777777" w:rsidR="00AC2E1F" w:rsidRPr="00657813" w:rsidRDefault="00AC2E1F" w:rsidP="00AC2E1F">
      <w:pPr>
        <w:ind w:firstLineChars="100" w:firstLine="210"/>
        <w:rPr>
          <w:rFonts w:ascii="Arial" w:eastAsia="HGSｺﾞｼｯｸM" w:hAnsi="Arial" w:cs="Arial"/>
          <w:szCs w:val="21"/>
        </w:rPr>
      </w:pPr>
    </w:p>
    <w:p w14:paraId="085571FB" w14:textId="77777777" w:rsidR="00AC2E1F" w:rsidRDefault="00AC2E1F" w:rsidP="00AC2E1F">
      <w:pPr>
        <w:rPr>
          <w:rFonts w:ascii="Arial" w:eastAsia="HGSｺﾞｼｯｸM" w:hAnsi="Arial" w:cs="Arial"/>
          <w:szCs w:val="21"/>
        </w:rPr>
      </w:pPr>
    </w:p>
    <w:p w14:paraId="510265C0" w14:textId="419C0195" w:rsidR="00AC2E1F" w:rsidRPr="00657813" w:rsidRDefault="00C20CE7" w:rsidP="00AC2E1F">
      <w:pPr>
        <w:rPr>
          <w:rFonts w:ascii="Arial" w:eastAsia="HGSｺﾞｼｯｸM" w:hAnsi="Arial" w:cs="Arial"/>
          <w:szCs w:val="21"/>
        </w:rPr>
      </w:pPr>
      <w:ins w:id="444" w:author="TRIVECTOR" w:date="2026-03-03T16:34:00Z" w16du:dateUtc="2026-03-03T07:34:00Z">
        <w:r>
          <w:rPr>
            <w:rFonts w:ascii="Arial" w:eastAsia="HGSｺﾞｼｯｸM" w:hAnsi="Arial" w:cs="Arial" w:hint="eastAsia"/>
            <w:b/>
            <w:bCs/>
            <w:szCs w:val="21"/>
          </w:rPr>
          <w:lastRenderedPageBreak/>
          <w:t xml:space="preserve">88 </w:t>
        </w:r>
      </w:ins>
      <w:r w:rsidR="00AC2E1F" w:rsidRPr="00657813">
        <w:rPr>
          <w:rFonts w:ascii="Arial" w:eastAsia="HGSｺﾞｼｯｸM" w:hAnsi="Arial" w:cs="Arial"/>
          <w:b/>
          <w:bCs/>
          <w:szCs w:val="21"/>
        </w:rPr>
        <w:t>満谷国四郎</w:t>
      </w:r>
      <w:r w:rsidR="00AC2E1F" w:rsidRPr="00657813">
        <w:rPr>
          <w:rFonts w:ascii="Arial" w:eastAsia="HGSｺﾞｼｯｸM" w:hAnsi="Arial" w:cs="Arial" w:hint="eastAsia"/>
          <w:b/>
          <w:highlight w:val="yellow"/>
        </w:rPr>
        <w:t>，</w:t>
      </w:r>
      <w:r w:rsidR="00AC2E1F" w:rsidRPr="00657813">
        <w:rPr>
          <w:rFonts w:ascii="Arial" w:eastAsia="HGSｺﾞｼｯｸM" w:hAnsi="Arial" w:cs="Arial" w:hint="eastAsia"/>
          <w:b/>
        </w:rPr>
        <w:t>作、</w:t>
      </w:r>
      <w:r w:rsidR="00AC2E1F" w:rsidRPr="00657813">
        <w:rPr>
          <w:rFonts w:ascii="Arial" w:eastAsia="HGSｺﾞｼｯｸM" w:hAnsi="Arial" w:cs="Arial"/>
          <w:b/>
          <w:bCs/>
          <w:szCs w:val="21"/>
        </w:rPr>
        <w:t>《</w:t>
      </w:r>
      <w:r w:rsidR="00AC2E1F" w:rsidRPr="00657813">
        <w:rPr>
          <w:rFonts w:ascii="Arial" w:eastAsia="HGSｺﾞｼｯｸM" w:hAnsi="Arial" w:cs="Arial"/>
          <w:b/>
          <w:szCs w:val="21"/>
        </w:rPr>
        <w:t>裸婦》</w:t>
      </w:r>
      <w:r w:rsidR="00AC2E1F" w:rsidRPr="00560303">
        <w:rPr>
          <w:rFonts w:ascii="Arial" w:eastAsia="HGSｺﾞｼｯｸM" w:hAnsi="Arial" w:cs="Arial" w:hint="eastAsia"/>
          <w:b/>
          <w:bCs/>
          <w:szCs w:val="21"/>
          <w:highlight w:val="yellow"/>
        </w:rPr>
        <w:t>。</w:t>
      </w:r>
      <w:r w:rsidR="00AC2E1F" w:rsidRPr="00A25536">
        <w:rPr>
          <w:rFonts w:ascii="Arial" w:eastAsia="HGSｺﾞｼｯｸM" w:hAnsi="Arial" w:cs="Arial" w:hint="eastAsia"/>
          <w:b/>
          <w:bCs/>
          <w:szCs w:val="21"/>
          <w:highlight w:val="yellow"/>
        </w:rPr>
        <w:t>，</w:t>
      </w:r>
      <w:r w:rsidR="00AC2E1F" w:rsidRPr="00657813">
        <w:rPr>
          <w:rFonts w:ascii="Arial" w:eastAsia="HGSｺﾞｼｯｸM" w:hAnsi="Arial" w:cs="Arial"/>
          <w:szCs w:val="21"/>
        </w:rPr>
        <w:t>満谷は画業の前半と後半で大きく画風を変えた画家として知られています。そのきっかけとなったのは、</w:t>
      </w:r>
      <w:r w:rsidR="00AC2E1F" w:rsidRPr="00657813">
        <w:rPr>
          <w:rFonts w:ascii="Arial" w:eastAsia="HGSｺﾞｼｯｸM" w:hAnsi="Arial" w:cs="Arial"/>
          <w:szCs w:val="21"/>
        </w:rPr>
        <w:t>1911</w:t>
      </w:r>
      <w:r w:rsidR="00AC2E1F" w:rsidRPr="00657813">
        <w:rPr>
          <w:rFonts w:ascii="Arial" w:eastAsia="HGSｺﾞｼｯｸM" w:hAnsi="Arial" w:cs="Arial"/>
          <w:szCs w:val="21"/>
        </w:rPr>
        <w:t>年からの二度目のヨーロッパ遊学でした。この時に学んだセザンヌやルノワールの影響は大きく、それまでの徹底した写実表現から、装飾的で詩情豊かな作風へと転じます。文部省美術展覧会</w:t>
      </w:r>
      <w:r w:rsidR="00AC2E1F" w:rsidRPr="00EE5FFC">
        <w:rPr>
          <w:rFonts w:ascii="Arial" w:eastAsia="HGSｺﾞｼｯｸM" w:hAnsi="Arial" w:cs="Arial" w:hint="eastAsia"/>
          <w:szCs w:val="21"/>
          <w:highlight w:val="yellow"/>
        </w:rPr>
        <w:t>、通称・</w:t>
      </w:r>
      <w:r w:rsidR="00AC2E1F" w:rsidRPr="00657813">
        <w:rPr>
          <w:rFonts w:ascii="Arial" w:eastAsia="HGSｺﾞｼｯｸM" w:hAnsi="Arial" w:cs="Arial"/>
          <w:szCs w:val="21"/>
        </w:rPr>
        <w:t>文展の審査員を務めるなど既に画家としての評価を得ていた満谷の作風の変化は、当時の画壇にも驚きを与えました。渓流の岩場に立つ裸婦を後ろから描いた本作は画風を変えた後の作品で、輪郭線の片側をぼかした量感の表現などにこの時期の特徴がよく表れています。裸婦の健康的な肉体からはルノワールの影響も感じられます。</w:t>
      </w:r>
    </w:p>
    <w:p w14:paraId="64066019" w14:textId="77777777" w:rsidR="00AC2E1F" w:rsidRDefault="00AC2E1F" w:rsidP="00AC2E1F">
      <w:pPr>
        <w:rPr>
          <w:rFonts w:ascii="Arial" w:eastAsia="HGSｺﾞｼｯｸM" w:hAnsi="Arial" w:cs="Arial"/>
          <w:szCs w:val="21"/>
        </w:rPr>
      </w:pPr>
    </w:p>
    <w:p w14:paraId="63A187C1" w14:textId="77777777" w:rsidR="00AC2E1F" w:rsidRDefault="00AC2E1F" w:rsidP="00AC2E1F">
      <w:pPr>
        <w:rPr>
          <w:rFonts w:ascii="Arial" w:eastAsia="HGSｺﾞｼｯｸM" w:hAnsi="Arial" w:cs="Arial"/>
          <w:szCs w:val="21"/>
        </w:rPr>
      </w:pPr>
    </w:p>
    <w:p w14:paraId="46E1EDCD" w14:textId="6117A98A" w:rsidR="00AC2E1F" w:rsidRPr="00657813" w:rsidRDefault="00C20CE7" w:rsidP="00AC2E1F">
      <w:pPr>
        <w:rPr>
          <w:rFonts w:ascii="Arial" w:eastAsia="HGSｺﾞｼｯｸM" w:hAnsi="Arial" w:cs="Arial"/>
          <w:szCs w:val="21"/>
        </w:rPr>
      </w:pPr>
      <w:ins w:id="445" w:author="TRIVECTOR" w:date="2026-03-03T16:34:00Z" w16du:dateUtc="2026-03-03T07:34:00Z">
        <w:r>
          <w:rPr>
            <w:rFonts w:ascii="Arial" w:eastAsia="HGSｺﾞｼｯｸM" w:hAnsi="Arial" w:cs="Arial" w:hint="eastAsia"/>
            <w:b/>
            <w:bCs/>
            <w:szCs w:val="21"/>
          </w:rPr>
          <w:t xml:space="preserve">89 </w:t>
        </w:r>
      </w:ins>
      <w:r w:rsidR="00AC2E1F" w:rsidRPr="00657813">
        <w:rPr>
          <w:rFonts w:ascii="Arial" w:eastAsia="HGSｺﾞｼｯｸM" w:hAnsi="Arial" w:cs="Arial"/>
          <w:b/>
          <w:bCs/>
          <w:szCs w:val="21"/>
        </w:rPr>
        <w:t>高橋勝蔵</w:t>
      </w:r>
      <w:r w:rsidR="00AC2E1F" w:rsidRPr="00657813">
        <w:rPr>
          <w:rFonts w:ascii="Arial" w:eastAsia="HGSｺﾞｼｯｸM" w:hAnsi="Arial" w:cs="Arial" w:hint="eastAsia"/>
          <w:b/>
          <w:highlight w:val="yellow"/>
        </w:rPr>
        <w:t>，</w:t>
      </w:r>
      <w:r w:rsidR="00AC2E1F" w:rsidRPr="00657813">
        <w:rPr>
          <w:rFonts w:ascii="Arial" w:eastAsia="HGSｺﾞｼｯｸM" w:hAnsi="Arial" w:cs="Arial" w:hint="eastAsia"/>
          <w:b/>
        </w:rPr>
        <w:t>作、</w:t>
      </w:r>
      <w:r w:rsidR="00AC2E1F" w:rsidRPr="00657813">
        <w:rPr>
          <w:rFonts w:ascii="Arial" w:eastAsia="HGSｺﾞｼｯｸM" w:hAnsi="Arial" w:cs="Arial"/>
          <w:b/>
          <w:bCs/>
          <w:szCs w:val="21"/>
        </w:rPr>
        <w:t>《</w:t>
      </w:r>
      <w:r w:rsidR="00AC2E1F" w:rsidRPr="00657813">
        <w:rPr>
          <w:rFonts w:ascii="Arial" w:eastAsia="HGSｺﾞｼｯｸM" w:hAnsi="Arial" w:cs="Arial"/>
          <w:b/>
          <w:szCs w:val="21"/>
        </w:rPr>
        <w:t>静物》</w:t>
      </w:r>
      <w:r w:rsidR="00AC2E1F" w:rsidRPr="00560303">
        <w:rPr>
          <w:rFonts w:ascii="Arial" w:eastAsia="HGSｺﾞｼｯｸM" w:hAnsi="Arial" w:cs="Arial" w:hint="eastAsia"/>
          <w:b/>
          <w:bCs/>
          <w:szCs w:val="21"/>
          <w:highlight w:val="yellow"/>
        </w:rPr>
        <w:t>。</w:t>
      </w:r>
      <w:r w:rsidR="00AC2E1F" w:rsidRPr="00A25536">
        <w:rPr>
          <w:rFonts w:ascii="Arial" w:eastAsia="HGSｺﾞｼｯｸM" w:hAnsi="Arial" w:cs="Arial" w:hint="eastAsia"/>
          <w:b/>
          <w:bCs/>
          <w:szCs w:val="21"/>
          <w:highlight w:val="yellow"/>
        </w:rPr>
        <w:t>，</w:t>
      </w:r>
      <w:r w:rsidR="00AC2E1F" w:rsidRPr="00657813">
        <w:rPr>
          <w:rFonts w:ascii="Arial" w:eastAsia="HGSｺﾞｼｯｸM" w:hAnsi="Arial" w:cs="Arial"/>
          <w:szCs w:val="21"/>
        </w:rPr>
        <w:t>高橋は、画家の留学先がヨーロッパ</w:t>
      </w:r>
      <w:r w:rsidR="00AC2E1F" w:rsidRPr="006D00C8">
        <w:rPr>
          <w:rFonts w:ascii="Arial" w:eastAsia="HGSｺﾞｼｯｸM" w:hAnsi="Arial" w:cs="Arial" w:hint="eastAsia"/>
          <w:szCs w:val="21"/>
          <w:highlight w:val="magenta"/>
          <w:rPrChange w:id="446" w:author="TRIVECTOR" w:date="2026-03-03T16:44:00Z" w16du:dateUtc="2026-03-03T07:44:00Z">
            <w:rPr>
              <w:rFonts w:ascii="Arial" w:eastAsia="HGSｺﾞｼｯｸM" w:hAnsi="Arial" w:cs="Arial" w:hint="eastAsia"/>
              <w:szCs w:val="21"/>
            </w:rPr>
          </w:rPrChange>
        </w:rPr>
        <w:t>中心</w:t>
      </w:r>
      <w:r w:rsidR="00AC2E1F" w:rsidRPr="00657813">
        <w:rPr>
          <w:rFonts w:ascii="Arial" w:eastAsia="HGSｺﾞｼｯｸM" w:hAnsi="Arial" w:cs="Arial"/>
          <w:szCs w:val="21"/>
        </w:rPr>
        <w:t>であった当時において、アメリカで絵画を学んだ最初期の日本人のひとりでした。カリフォルニア・スクール・オブ・デザインに</w:t>
      </w:r>
      <w:r w:rsidR="00AC2E1F" w:rsidRPr="006D00C8">
        <w:rPr>
          <w:rFonts w:ascii="Arial" w:eastAsia="HGSｺﾞｼｯｸM" w:hAnsi="Arial" w:cs="Arial" w:hint="eastAsia"/>
          <w:szCs w:val="21"/>
          <w:highlight w:val="magenta"/>
          <w:u w:val="single"/>
          <w:rPrChange w:id="447" w:author="TRIVECTOR" w:date="2026-03-03T16:44:00Z" w16du:dateUtc="2026-03-03T07:44:00Z">
            <w:rPr>
              <w:rFonts w:ascii="Arial" w:eastAsia="HGSｺﾞｼｯｸM" w:hAnsi="Arial" w:cs="Arial" w:hint="eastAsia"/>
              <w:szCs w:val="21"/>
            </w:rPr>
          </w:rPrChange>
        </w:rPr>
        <w:t>通った</w:t>
      </w:r>
      <w:r w:rsidR="00AC2E1F" w:rsidRPr="00657813">
        <w:rPr>
          <w:rFonts w:ascii="Arial" w:eastAsia="HGSｺﾞｼｯｸM" w:hAnsi="Arial" w:cs="Arial"/>
          <w:szCs w:val="21"/>
        </w:rPr>
        <w:t>高橋の成績は優秀で、卒業時には油彩画で金賞を受賞しています。</w:t>
      </w:r>
      <w:r w:rsidR="00AC2E1F" w:rsidRPr="006D00C8">
        <w:rPr>
          <w:rFonts w:ascii="Arial" w:eastAsia="HGSｺﾞｼｯｸM" w:hAnsi="Arial" w:cs="Arial" w:hint="eastAsia"/>
          <w:szCs w:val="21"/>
          <w:highlight w:val="magenta"/>
          <w:rPrChange w:id="448" w:author="TRIVECTOR" w:date="2026-03-03T16:44:00Z" w16du:dateUtc="2026-03-03T07:44:00Z">
            <w:rPr>
              <w:rFonts w:ascii="Arial" w:eastAsia="HGSｺﾞｼｯｸM" w:hAnsi="Arial" w:cs="Arial" w:hint="eastAsia"/>
              <w:szCs w:val="21"/>
            </w:rPr>
          </w:rPrChange>
        </w:rPr>
        <w:t>スイカ</w:t>
      </w:r>
      <w:r w:rsidR="00AC2E1F" w:rsidRPr="00657813">
        <w:rPr>
          <w:rFonts w:ascii="Arial" w:eastAsia="HGSｺﾞｼｯｸM" w:hAnsi="Arial" w:cs="Arial"/>
          <w:szCs w:val="21"/>
        </w:rPr>
        <w:t>とブドウを描いた本作は帰国後の作品ですが、みずみずしい果物や敷かれた布の質感、光と影によって表された立体感からは、アメリカでも評価された</w:t>
      </w:r>
      <w:r w:rsidR="00AC2E1F" w:rsidRPr="006D00C8">
        <w:rPr>
          <w:rFonts w:ascii="Arial" w:eastAsia="HGSｺﾞｼｯｸM" w:hAnsi="Arial" w:cs="Arial" w:hint="eastAsia"/>
          <w:szCs w:val="21"/>
          <w:highlight w:val="magenta"/>
          <w:rPrChange w:id="449" w:author="TRIVECTOR" w:date="2026-03-03T16:44:00Z" w16du:dateUtc="2026-03-03T07:44:00Z">
            <w:rPr>
              <w:rFonts w:ascii="Arial" w:eastAsia="HGSｺﾞｼｯｸM" w:hAnsi="Arial" w:cs="Arial" w:hint="eastAsia"/>
              <w:szCs w:val="21"/>
            </w:rPr>
          </w:rPrChange>
        </w:rPr>
        <w:t>技量の高さ</w:t>
      </w:r>
      <w:r w:rsidR="00AC2E1F" w:rsidRPr="00657813">
        <w:rPr>
          <w:rFonts w:ascii="Arial" w:eastAsia="HGSｺﾞｼｯｸM" w:hAnsi="Arial" w:cs="Arial"/>
          <w:szCs w:val="21"/>
        </w:rPr>
        <w:t>がうかがえます。同時期にヨーロッパから帰国した黒田清輝が画壇の中心となっていったのとは対照的に、高橋は知る人ぞ知る存在となっていますが、アメリカから最先端の絵画情報をもたらした重要な画家のひとりと言えます。</w:t>
      </w:r>
    </w:p>
    <w:p w14:paraId="646CA085" w14:textId="77777777" w:rsidR="00AC2E1F" w:rsidRDefault="00AC2E1F" w:rsidP="00AC2E1F">
      <w:pPr>
        <w:rPr>
          <w:rFonts w:ascii="Arial" w:eastAsia="HGSｺﾞｼｯｸM" w:hAnsi="Arial" w:cs="Arial"/>
          <w:szCs w:val="21"/>
        </w:rPr>
      </w:pPr>
    </w:p>
    <w:p w14:paraId="3657005C" w14:textId="77777777" w:rsidR="00AC2E1F" w:rsidRDefault="00AC2E1F" w:rsidP="00AC2E1F">
      <w:pPr>
        <w:rPr>
          <w:rFonts w:ascii="Arial" w:eastAsia="HGSｺﾞｼｯｸM" w:hAnsi="Arial" w:cs="Arial"/>
          <w:szCs w:val="21"/>
        </w:rPr>
      </w:pPr>
    </w:p>
    <w:p w14:paraId="42B58E6E" w14:textId="0A31B5BF" w:rsidR="00AC2E1F" w:rsidRPr="00657813" w:rsidRDefault="00C20CE7" w:rsidP="00AC2E1F">
      <w:pPr>
        <w:rPr>
          <w:rFonts w:ascii="Arial" w:eastAsia="HGSｺﾞｼｯｸM" w:hAnsi="Arial" w:cs="Arial"/>
          <w:szCs w:val="21"/>
        </w:rPr>
      </w:pPr>
      <w:ins w:id="450" w:author="TRIVECTOR" w:date="2026-03-03T16:34:00Z" w16du:dateUtc="2026-03-03T07:34:00Z">
        <w:r>
          <w:rPr>
            <w:rFonts w:ascii="Arial" w:eastAsia="HGSｺﾞｼｯｸM" w:hAnsi="Arial" w:cs="Arial" w:hint="eastAsia"/>
            <w:b/>
            <w:bCs/>
            <w:szCs w:val="21"/>
          </w:rPr>
          <w:t xml:space="preserve">90 </w:t>
        </w:r>
      </w:ins>
      <w:r w:rsidR="00AC2E1F" w:rsidRPr="00657813">
        <w:rPr>
          <w:rFonts w:ascii="Arial" w:eastAsia="HGSｺﾞｼｯｸM" w:hAnsi="Arial" w:cs="Arial"/>
          <w:b/>
          <w:bCs/>
          <w:szCs w:val="21"/>
        </w:rPr>
        <w:t>真山孝治</w:t>
      </w:r>
      <w:r w:rsidR="00AC2E1F" w:rsidRPr="00657813">
        <w:rPr>
          <w:rFonts w:ascii="Arial" w:eastAsia="HGSｺﾞｼｯｸM" w:hAnsi="Arial" w:cs="Arial" w:hint="eastAsia"/>
          <w:b/>
          <w:highlight w:val="yellow"/>
        </w:rPr>
        <w:t>，</w:t>
      </w:r>
      <w:r w:rsidR="00AC2E1F" w:rsidRPr="00657813">
        <w:rPr>
          <w:rFonts w:ascii="Arial" w:eastAsia="HGSｺﾞｼｯｸM" w:hAnsi="Arial" w:cs="Arial" w:hint="eastAsia"/>
          <w:b/>
        </w:rPr>
        <w:t>作、</w:t>
      </w:r>
      <w:r w:rsidR="00AC2E1F" w:rsidRPr="00657813">
        <w:rPr>
          <w:rFonts w:ascii="Arial" w:eastAsia="HGSｺﾞｼｯｸM" w:hAnsi="Arial" w:cs="Arial"/>
          <w:b/>
          <w:bCs/>
          <w:szCs w:val="21"/>
        </w:rPr>
        <w:t>《</w:t>
      </w:r>
      <w:r w:rsidR="00AC2E1F" w:rsidRPr="00657813">
        <w:rPr>
          <w:rFonts w:ascii="Arial" w:eastAsia="HGSｺﾞｼｯｸM" w:hAnsi="Arial" w:cs="Arial"/>
          <w:b/>
          <w:szCs w:val="21"/>
        </w:rPr>
        <w:t>彼岸に近く》</w:t>
      </w:r>
      <w:r w:rsidR="00AC2E1F" w:rsidRPr="00560303">
        <w:rPr>
          <w:rFonts w:ascii="Arial" w:eastAsia="HGSｺﾞｼｯｸM" w:hAnsi="Arial" w:cs="Arial" w:hint="eastAsia"/>
          <w:b/>
          <w:bCs/>
          <w:szCs w:val="21"/>
          <w:highlight w:val="yellow"/>
        </w:rPr>
        <w:t>。</w:t>
      </w:r>
      <w:r w:rsidR="00AC2E1F" w:rsidRPr="00A25536">
        <w:rPr>
          <w:rFonts w:ascii="Arial" w:eastAsia="HGSｺﾞｼｯｸM" w:hAnsi="Arial" w:cs="Arial" w:hint="eastAsia"/>
          <w:b/>
          <w:bCs/>
          <w:szCs w:val="21"/>
          <w:highlight w:val="yellow"/>
        </w:rPr>
        <w:t>，</w:t>
      </w:r>
      <w:r w:rsidR="00AC2E1F" w:rsidRPr="00657813">
        <w:rPr>
          <w:rFonts w:ascii="Arial" w:eastAsia="HGSｺﾞｼｯｸM" w:hAnsi="Arial" w:cs="Arial"/>
          <w:szCs w:val="21"/>
        </w:rPr>
        <w:t>横長の画面に</w:t>
      </w:r>
      <w:r w:rsidR="00AC2E1F" w:rsidRPr="006D00C8">
        <w:rPr>
          <w:rFonts w:ascii="Arial" w:eastAsia="HGSｺﾞｼｯｸM" w:hAnsi="Arial" w:cs="Arial" w:hint="eastAsia"/>
          <w:szCs w:val="21"/>
          <w:highlight w:val="magenta"/>
          <w:rPrChange w:id="451" w:author="TRIVECTOR" w:date="2026-03-03T16:45:00Z" w16du:dateUtc="2026-03-03T07:45:00Z">
            <w:rPr>
              <w:rFonts w:ascii="Arial" w:eastAsia="HGSｺﾞｼｯｸM" w:hAnsi="Arial" w:cs="Arial" w:hint="eastAsia"/>
              <w:szCs w:val="21"/>
            </w:rPr>
          </w:rPrChange>
        </w:rPr>
        <w:t>描かれた草むら</w:t>
      </w:r>
      <w:r w:rsidR="00AC2E1F" w:rsidRPr="00657813">
        <w:rPr>
          <w:rFonts w:ascii="Arial" w:eastAsia="HGSｺﾞｼｯｸM" w:hAnsi="Arial" w:cs="Arial"/>
          <w:szCs w:val="21"/>
        </w:rPr>
        <w:t>で横になる女性。農作業の合間、休憩中の一コマなのでしょうか、手前には草を刈るための</w:t>
      </w:r>
      <w:r w:rsidR="00AC2E1F" w:rsidRPr="006D00C8">
        <w:rPr>
          <w:rFonts w:ascii="Arial" w:eastAsia="HGSｺﾞｼｯｸM" w:hAnsi="Arial" w:cs="Arial" w:hint="eastAsia"/>
          <w:szCs w:val="21"/>
          <w:highlight w:val="magenta"/>
          <w:rPrChange w:id="452" w:author="TRIVECTOR" w:date="2026-03-03T16:45:00Z" w16du:dateUtc="2026-03-03T07:45:00Z">
            <w:rPr>
              <w:rFonts w:ascii="Arial" w:eastAsia="HGSｺﾞｼｯｸM" w:hAnsi="Arial" w:cs="Arial" w:hint="eastAsia"/>
              <w:szCs w:val="21"/>
            </w:rPr>
          </w:rPrChange>
        </w:rPr>
        <w:t>鎌</w:t>
      </w:r>
      <w:r w:rsidR="00AC2E1F" w:rsidRPr="00657813">
        <w:rPr>
          <w:rFonts w:ascii="Arial" w:eastAsia="HGSｺﾞｼｯｸM" w:hAnsi="Arial" w:cs="Arial"/>
          <w:szCs w:val="21"/>
        </w:rPr>
        <w:t>が置かれています。タイトルからは春のお彼岸に近い穏やかな季節であることが示唆されます。真山が洋画を学んだ白馬会は、</w:t>
      </w:r>
      <w:r w:rsidR="00AC2E1F" w:rsidRPr="006D00C8">
        <w:rPr>
          <w:rFonts w:ascii="Arial" w:eastAsia="HGSｺﾞｼｯｸM" w:hAnsi="Arial" w:cs="Arial" w:hint="eastAsia"/>
          <w:szCs w:val="21"/>
          <w:highlight w:val="magenta"/>
          <w:rPrChange w:id="453" w:author="TRIVECTOR" w:date="2026-03-03T16:45:00Z" w16du:dateUtc="2026-03-03T07:45:00Z">
            <w:rPr>
              <w:rFonts w:ascii="Arial" w:eastAsia="HGSｺﾞｼｯｸM" w:hAnsi="Arial" w:cs="Arial" w:hint="eastAsia"/>
              <w:szCs w:val="21"/>
            </w:rPr>
          </w:rPrChange>
        </w:rPr>
        <w:t>黒田清輝</w:t>
      </w:r>
      <w:r w:rsidR="00AC2E1F" w:rsidRPr="00657813">
        <w:rPr>
          <w:rFonts w:ascii="Arial" w:eastAsia="HGSｺﾞｼｯｸM" w:hAnsi="Arial" w:cs="Arial"/>
          <w:szCs w:val="21"/>
        </w:rPr>
        <w:t>ら印象派の影響を受けた画家たちが中心となった団体でした。本作で、影になっている帯や前掛けに紫色を用いた表現は、紫派とも呼ばれた彼らの陰影表現の特徴であり、真山がその絵画表現を正しく学んでいたことが分かります。文部省美術展覧会</w:t>
      </w:r>
      <w:r w:rsidR="00AC2E1F" w:rsidRPr="00A84EF2">
        <w:rPr>
          <w:rFonts w:ascii="Arial" w:eastAsia="HGSｺﾞｼｯｸM" w:hAnsi="Arial" w:cs="Arial" w:hint="eastAsia"/>
          <w:szCs w:val="21"/>
          <w:highlight w:val="yellow"/>
        </w:rPr>
        <w:t>，</w:t>
      </w:r>
      <w:r w:rsidR="00AC2E1F">
        <w:rPr>
          <w:rFonts w:ascii="Arial" w:eastAsia="HGSｺﾞｼｯｸM" w:hAnsi="Arial" w:cs="Arial" w:hint="eastAsia"/>
          <w:szCs w:val="21"/>
          <w:highlight w:val="yellow"/>
        </w:rPr>
        <w:t>通称・</w:t>
      </w:r>
      <w:r w:rsidR="00AC2E1F" w:rsidRPr="00657813">
        <w:rPr>
          <w:rFonts w:ascii="Arial" w:eastAsia="HGSｺﾞｼｯｸM" w:hAnsi="Arial" w:cs="Arial"/>
          <w:szCs w:val="21"/>
        </w:rPr>
        <w:t>文展への出品を重ね、気鋭の洋画家として評価を高めていた頃の作品です。</w:t>
      </w:r>
    </w:p>
    <w:p w14:paraId="4A25F6F7" w14:textId="77777777" w:rsidR="00AC2E1F" w:rsidRDefault="00AC2E1F" w:rsidP="00AC2E1F">
      <w:pPr>
        <w:rPr>
          <w:rFonts w:ascii="Arial" w:eastAsia="HGSｺﾞｼｯｸM" w:hAnsi="Arial" w:cs="Arial"/>
          <w:szCs w:val="21"/>
        </w:rPr>
      </w:pPr>
    </w:p>
    <w:p w14:paraId="2D8035E0" w14:textId="77777777" w:rsidR="00AC2E1F" w:rsidRDefault="00AC2E1F" w:rsidP="00AC2E1F">
      <w:pPr>
        <w:rPr>
          <w:rFonts w:ascii="Arial" w:eastAsia="HGSｺﾞｼｯｸM" w:hAnsi="Arial" w:cs="Arial"/>
          <w:szCs w:val="21"/>
        </w:rPr>
      </w:pPr>
    </w:p>
    <w:p w14:paraId="2A9FAB8B" w14:textId="5238B113" w:rsidR="00AC2E1F" w:rsidRPr="00657813" w:rsidRDefault="00C20CE7" w:rsidP="00AC2E1F">
      <w:pPr>
        <w:rPr>
          <w:rFonts w:ascii="Arial" w:eastAsia="HGSｺﾞｼｯｸM" w:hAnsi="Arial" w:cs="Arial"/>
          <w:szCs w:val="21"/>
        </w:rPr>
      </w:pPr>
      <w:ins w:id="454" w:author="TRIVECTOR" w:date="2026-03-03T16:34:00Z" w16du:dateUtc="2026-03-03T07:34:00Z">
        <w:r>
          <w:rPr>
            <w:rFonts w:ascii="Arial" w:eastAsia="HGSｺﾞｼｯｸM" w:hAnsi="Arial" w:cs="Arial" w:hint="eastAsia"/>
            <w:b/>
            <w:bCs/>
            <w:szCs w:val="21"/>
          </w:rPr>
          <w:t xml:space="preserve">91 </w:t>
        </w:r>
      </w:ins>
      <w:r w:rsidR="00AC2E1F" w:rsidRPr="006D00C8">
        <w:rPr>
          <w:rFonts w:ascii="Arial" w:eastAsia="HGSｺﾞｼｯｸM" w:hAnsi="Arial" w:cs="Arial" w:hint="eastAsia"/>
          <w:b/>
          <w:bCs/>
          <w:szCs w:val="21"/>
          <w:highlight w:val="magenta"/>
          <w:rPrChange w:id="455" w:author="TRIVECTOR" w:date="2026-03-03T16:46:00Z" w16du:dateUtc="2026-03-03T07:46:00Z">
            <w:rPr>
              <w:rFonts w:ascii="Arial" w:eastAsia="HGSｺﾞｼｯｸM" w:hAnsi="Arial" w:cs="Arial" w:hint="eastAsia"/>
              <w:b/>
              <w:bCs/>
              <w:szCs w:val="21"/>
            </w:rPr>
          </w:rPrChange>
        </w:rPr>
        <w:t>渡辺亮輔</w:t>
      </w:r>
      <w:r w:rsidR="00AC2E1F" w:rsidRPr="00657813">
        <w:rPr>
          <w:rFonts w:ascii="Arial" w:eastAsia="HGSｺﾞｼｯｸM" w:hAnsi="Arial" w:cs="Arial" w:hint="eastAsia"/>
          <w:b/>
          <w:highlight w:val="yellow"/>
        </w:rPr>
        <w:t>，</w:t>
      </w:r>
      <w:r w:rsidR="00AC2E1F" w:rsidRPr="00657813">
        <w:rPr>
          <w:rFonts w:ascii="Arial" w:eastAsia="HGSｺﾞｼｯｸM" w:hAnsi="Arial" w:cs="Arial" w:hint="eastAsia"/>
          <w:b/>
        </w:rPr>
        <w:t>作、</w:t>
      </w:r>
      <w:r w:rsidR="00AC2E1F" w:rsidRPr="00657813">
        <w:rPr>
          <w:rFonts w:ascii="Arial" w:eastAsia="HGSｺﾞｼｯｸM" w:hAnsi="Arial" w:cs="Arial"/>
          <w:b/>
          <w:bCs/>
          <w:szCs w:val="21"/>
        </w:rPr>
        <w:t>《</w:t>
      </w:r>
      <w:commentRangeStart w:id="456"/>
      <w:r w:rsidR="00AC2E1F" w:rsidRPr="00657813">
        <w:rPr>
          <w:rFonts w:ascii="Arial" w:eastAsia="HGSｺﾞｼｯｸM" w:hAnsi="Arial" w:cs="Arial"/>
          <w:b/>
          <w:szCs w:val="21"/>
        </w:rPr>
        <w:t>樹蔭</w:t>
      </w:r>
      <w:commentRangeEnd w:id="456"/>
      <w:r w:rsidR="00AC2E1F" w:rsidRPr="00657813">
        <w:rPr>
          <w:rStyle w:val="aa"/>
          <w:rFonts w:ascii="Arial" w:eastAsia="HGSｺﾞｼｯｸM" w:hAnsi="Arial" w:cs="Arial"/>
          <w:b/>
          <w:sz w:val="21"/>
          <w:szCs w:val="21"/>
        </w:rPr>
        <w:commentReference w:id="456"/>
      </w:r>
      <w:r w:rsidR="00AC2E1F" w:rsidRPr="00657813">
        <w:rPr>
          <w:rFonts w:ascii="Arial" w:eastAsia="HGSｺﾞｼｯｸM" w:hAnsi="Arial" w:cs="Arial"/>
          <w:b/>
          <w:szCs w:val="21"/>
        </w:rPr>
        <w:t>》</w:t>
      </w:r>
      <w:r w:rsidR="00AC2E1F" w:rsidRPr="00560303">
        <w:rPr>
          <w:rFonts w:ascii="Arial" w:eastAsia="HGSｺﾞｼｯｸM" w:hAnsi="Arial" w:cs="Arial" w:hint="eastAsia"/>
          <w:b/>
          <w:bCs/>
          <w:szCs w:val="21"/>
          <w:highlight w:val="yellow"/>
        </w:rPr>
        <w:t>。</w:t>
      </w:r>
      <w:r w:rsidR="00AC2E1F" w:rsidRPr="00A25536">
        <w:rPr>
          <w:rFonts w:ascii="Arial" w:eastAsia="HGSｺﾞｼｯｸM" w:hAnsi="Arial" w:cs="Arial" w:hint="eastAsia"/>
          <w:b/>
          <w:bCs/>
          <w:szCs w:val="21"/>
          <w:highlight w:val="yellow"/>
        </w:rPr>
        <w:t>，</w:t>
      </w:r>
      <w:r w:rsidR="00AC2E1F" w:rsidRPr="00657813">
        <w:rPr>
          <w:rFonts w:ascii="Arial" w:eastAsia="HGSｺﾞｼｯｸM" w:hAnsi="Arial" w:cs="Arial"/>
          <w:szCs w:val="21"/>
        </w:rPr>
        <w:t>木にもたれてたたずむ着物姿の女性。薄暗い林を</w:t>
      </w:r>
      <w:r w:rsidR="00AC2E1F" w:rsidRPr="006D00C8">
        <w:rPr>
          <w:rFonts w:ascii="Arial" w:eastAsia="HGSｺﾞｼｯｸM" w:hAnsi="Arial" w:cs="Arial" w:hint="eastAsia"/>
          <w:szCs w:val="21"/>
          <w:highlight w:val="magenta"/>
          <w:rPrChange w:id="457" w:author="TRIVECTOR" w:date="2026-03-03T16:46:00Z" w16du:dateUtc="2026-03-03T07:46:00Z">
            <w:rPr>
              <w:rFonts w:ascii="Arial" w:eastAsia="HGSｺﾞｼｯｸM" w:hAnsi="Arial" w:cs="Arial" w:hint="eastAsia"/>
              <w:szCs w:val="21"/>
            </w:rPr>
          </w:rPrChange>
        </w:rPr>
        <w:t>背景に</w:t>
      </w:r>
      <w:r w:rsidR="00AC2E1F" w:rsidRPr="00657813">
        <w:rPr>
          <w:rFonts w:ascii="Arial" w:eastAsia="HGSｺﾞｼｯｸM" w:hAnsi="Arial" w:cs="Arial"/>
          <w:szCs w:val="21"/>
        </w:rPr>
        <w:t>明るい色彩で描かれた横顔からは、気品のあるさわやかな印象を受けます。文部省美術展覧会</w:t>
      </w:r>
      <w:r w:rsidR="00AC2E1F">
        <w:rPr>
          <w:rFonts w:ascii="Arial" w:eastAsia="HGSｺﾞｼｯｸM" w:hAnsi="Arial" w:cs="Arial" w:hint="eastAsia"/>
          <w:szCs w:val="21"/>
          <w:highlight w:val="yellow"/>
        </w:rPr>
        <w:t>、通称・</w:t>
      </w:r>
      <w:r w:rsidR="00AC2E1F" w:rsidRPr="00657813">
        <w:rPr>
          <w:rFonts w:ascii="Arial" w:eastAsia="HGSｺﾞｼｯｸM" w:hAnsi="Arial" w:cs="Arial"/>
          <w:szCs w:val="21"/>
        </w:rPr>
        <w:t>文展の第</w:t>
      </w:r>
      <w:r w:rsidR="00AC2E1F" w:rsidRPr="00657813">
        <w:rPr>
          <w:rFonts w:ascii="Arial" w:eastAsia="HGSｺﾞｼｯｸM" w:hAnsi="Arial" w:cs="Arial"/>
          <w:szCs w:val="21"/>
        </w:rPr>
        <w:t>1</w:t>
      </w:r>
      <w:r w:rsidR="00AC2E1F" w:rsidRPr="00657813">
        <w:rPr>
          <w:rFonts w:ascii="Arial" w:eastAsia="HGSｺﾞｼｯｸM" w:hAnsi="Arial" w:cs="Arial"/>
          <w:szCs w:val="21"/>
        </w:rPr>
        <w:t>回展に入選したこの作品は、もともとは等身大の大きさの全身像として構想されました。しかし画面の下方が思い通りに描けないうちに病気となった渡辺は、画面を切断して上半身を描いた作品として出品、入選を果たしたのでした。この病気療養のため</w:t>
      </w:r>
      <w:r w:rsidR="00AC2E1F" w:rsidRPr="006D00C8">
        <w:rPr>
          <w:rFonts w:ascii="Arial" w:eastAsia="HGSｺﾞｼｯｸM" w:hAnsi="Arial" w:cs="Arial" w:hint="eastAsia"/>
          <w:szCs w:val="21"/>
          <w:highlight w:val="magenta"/>
          <w:rPrChange w:id="458" w:author="TRIVECTOR" w:date="2026-03-03T16:46:00Z" w16du:dateUtc="2026-03-03T07:46:00Z">
            <w:rPr>
              <w:rFonts w:ascii="Arial" w:eastAsia="HGSｺﾞｼｯｸM" w:hAnsi="Arial" w:cs="Arial" w:hint="eastAsia"/>
              <w:szCs w:val="21"/>
            </w:rPr>
          </w:rPrChange>
        </w:rPr>
        <w:t>帰省</w:t>
      </w:r>
      <w:r w:rsidR="00AC2E1F" w:rsidRPr="00657813">
        <w:rPr>
          <w:rFonts w:ascii="Arial" w:eastAsia="HGSｺﾞｼｯｸM" w:hAnsi="Arial" w:cs="Arial"/>
          <w:szCs w:val="21"/>
        </w:rPr>
        <w:t>を余儀なくされたことから、渡辺自身はその展覧会を見ることができず、</w:t>
      </w:r>
      <w:r w:rsidR="00AC2E1F" w:rsidRPr="00657813">
        <w:rPr>
          <w:rFonts w:ascii="Arial" w:eastAsia="HGSｺﾞｼｯｸM" w:hAnsi="Arial" w:cs="Arial"/>
          <w:szCs w:val="21"/>
        </w:rPr>
        <w:t>4</w:t>
      </w:r>
      <w:r w:rsidR="00AC2E1F" w:rsidRPr="00657813">
        <w:rPr>
          <w:rFonts w:ascii="Arial" w:eastAsia="HGSｺﾞｼｯｸM" w:hAnsi="Arial" w:cs="Arial"/>
          <w:szCs w:val="21"/>
        </w:rPr>
        <w:t>年間の闘病の末、</w:t>
      </w:r>
      <w:r w:rsidR="00AC2E1F" w:rsidRPr="00657813">
        <w:rPr>
          <w:rFonts w:ascii="Arial" w:eastAsia="HGSｺﾞｼｯｸM" w:hAnsi="Arial" w:cs="Arial"/>
          <w:szCs w:val="21"/>
        </w:rPr>
        <w:t>31</w:t>
      </w:r>
      <w:r w:rsidR="00AC2E1F" w:rsidRPr="00657813">
        <w:rPr>
          <w:rFonts w:ascii="Arial" w:eastAsia="HGSｺﾞｼｯｸM" w:hAnsi="Arial" w:cs="Arial"/>
          <w:szCs w:val="21"/>
        </w:rPr>
        <w:t>歳の若さで亡くなりました。</w:t>
      </w:r>
    </w:p>
    <w:p w14:paraId="4A84ACD1" w14:textId="77777777" w:rsidR="00AC2E1F" w:rsidRDefault="00AC2E1F" w:rsidP="00AC2E1F">
      <w:pPr>
        <w:rPr>
          <w:rFonts w:ascii="Arial" w:eastAsia="HGSｺﾞｼｯｸM" w:hAnsi="Arial" w:cs="Arial"/>
          <w:szCs w:val="21"/>
        </w:rPr>
      </w:pPr>
    </w:p>
    <w:p w14:paraId="5EE6A60A" w14:textId="77777777" w:rsidR="00AC2E1F" w:rsidRDefault="00AC2E1F" w:rsidP="00AC2E1F">
      <w:pPr>
        <w:rPr>
          <w:rFonts w:ascii="Arial" w:eastAsia="HGSｺﾞｼｯｸM" w:hAnsi="Arial" w:cs="Arial"/>
          <w:szCs w:val="21"/>
        </w:rPr>
      </w:pPr>
    </w:p>
    <w:p w14:paraId="517CBED9" w14:textId="1C8AB4B7" w:rsidR="00AC2E1F" w:rsidRPr="00657813" w:rsidRDefault="00C20CE7" w:rsidP="00AC2E1F">
      <w:pPr>
        <w:rPr>
          <w:rFonts w:ascii="Arial" w:eastAsia="HGSｺﾞｼｯｸM" w:hAnsi="Arial" w:cs="Arial"/>
          <w:szCs w:val="21"/>
        </w:rPr>
      </w:pPr>
      <w:ins w:id="459" w:author="TRIVECTOR" w:date="2026-03-03T16:34:00Z" w16du:dateUtc="2026-03-03T07:34:00Z">
        <w:r>
          <w:rPr>
            <w:rFonts w:ascii="Arial" w:eastAsia="HGSｺﾞｼｯｸM" w:hAnsi="Arial" w:cs="Arial" w:hint="eastAsia"/>
            <w:b/>
            <w:bCs/>
            <w:szCs w:val="21"/>
          </w:rPr>
          <w:t xml:space="preserve">92 </w:t>
        </w:r>
      </w:ins>
      <w:r w:rsidR="00AC2E1F" w:rsidRPr="00657813">
        <w:rPr>
          <w:rFonts w:ascii="Arial" w:eastAsia="HGSｺﾞｼｯｸM" w:hAnsi="Arial" w:cs="Arial"/>
          <w:b/>
          <w:bCs/>
          <w:szCs w:val="21"/>
        </w:rPr>
        <w:t>チャールズ・ワーグマン</w:t>
      </w:r>
      <w:r w:rsidR="00AC2E1F" w:rsidRPr="00657813">
        <w:rPr>
          <w:rFonts w:ascii="Arial" w:eastAsia="HGSｺﾞｼｯｸM" w:hAnsi="Arial" w:cs="Arial" w:hint="eastAsia"/>
          <w:b/>
          <w:highlight w:val="yellow"/>
        </w:rPr>
        <w:t>，</w:t>
      </w:r>
      <w:r w:rsidR="00AC2E1F" w:rsidRPr="00657813">
        <w:rPr>
          <w:rFonts w:ascii="Arial" w:eastAsia="HGSｺﾞｼｯｸM" w:hAnsi="Arial" w:cs="Arial" w:hint="eastAsia"/>
          <w:b/>
        </w:rPr>
        <w:t>作、</w:t>
      </w:r>
      <w:r w:rsidR="00AC2E1F" w:rsidRPr="00657813">
        <w:rPr>
          <w:rFonts w:ascii="Arial" w:eastAsia="HGSｺﾞｼｯｸM" w:hAnsi="Arial" w:cs="Arial"/>
          <w:b/>
          <w:bCs/>
          <w:szCs w:val="21"/>
        </w:rPr>
        <w:t>《</w:t>
      </w:r>
      <w:r w:rsidR="00AC2E1F" w:rsidRPr="00657813">
        <w:rPr>
          <w:rFonts w:ascii="Arial" w:eastAsia="HGSｺﾞｼｯｸM" w:hAnsi="Arial" w:cs="Arial"/>
          <w:b/>
          <w:szCs w:val="21"/>
        </w:rPr>
        <w:t>江戸湾の朝》</w:t>
      </w:r>
      <w:r w:rsidR="00AC2E1F" w:rsidRPr="00560303">
        <w:rPr>
          <w:rFonts w:ascii="Arial" w:eastAsia="HGSｺﾞｼｯｸM" w:hAnsi="Arial" w:cs="Arial" w:hint="eastAsia"/>
          <w:b/>
          <w:bCs/>
          <w:szCs w:val="21"/>
          <w:highlight w:val="yellow"/>
        </w:rPr>
        <w:t>。</w:t>
      </w:r>
      <w:r w:rsidR="00AC2E1F" w:rsidRPr="00A25536">
        <w:rPr>
          <w:rFonts w:ascii="Arial" w:eastAsia="HGSｺﾞｼｯｸM" w:hAnsi="Arial" w:cs="Arial" w:hint="eastAsia"/>
          <w:b/>
          <w:bCs/>
          <w:szCs w:val="21"/>
          <w:highlight w:val="yellow"/>
        </w:rPr>
        <w:t>，</w:t>
      </w:r>
      <w:r w:rsidR="00AC2E1F" w:rsidRPr="006D00C8">
        <w:rPr>
          <w:rFonts w:ascii="Arial" w:eastAsia="HGSｺﾞｼｯｸM" w:hAnsi="Arial" w:cs="Arial" w:hint="eastAsia"/>
          <w:szCs w:val="21"/>
          <w:highlight w:val="magenta"/>
          <w:rPrChange w:id="460" w:author="TRIVECTOR" w:date="2026-03-03T16:47:00Z" w16du:dateUtc="2026-03-03T07:47:00Z">
            <w:rPr>
              <w:rFonts w:ascii="Arial" w:eastAsia="HGSｺﾞｼｯｸM" w:hAnsi="Arial" w:cs="Arial" w:hint="eastAsia"/>
              <w:szCs w:val="21"/>
            </w:rPr>
          </w:rPrChange>
        </w:rPr>
        <w:t>本作を</w:t>
      </w:r>
      <w:r w:rsidR="00AC2E1F" w:rsidRPr="00657813">
        <w:rPr>
          <w:rFonts w:ascii="Arial" w:eastAsia="HGSｺﾞｼｯｸM" w:hAnsi="Arial" w:cs="Arial"/>
          <w:szCs w:val="21"/>
        </w:rPr>
        <w:t>描いたワーグマンは幕末に雑誌の特派員、報道画家として来日したイギリス人です。素描や風刺画を得意とし、油彩画も描きましたが、油彩画の腕前については不明な点が多く、本作も手堅く穏健な作品という評価に落ち着くでしょう。彼の作品には報道画家としての意識からか、日本の人々の姿が描かれることが多くありますが、本作は朝の清々しい景色のみで人物は登場しません。余計なことを意識せず、純粋に描きたい風景を描いた作品なのかもしれません。ワーグマンは、日本洋画の黎明期に、日本人に西洋絵画の技術を直接伝えた人物としてよく知られています。</w:t>
      </w:r>
    </w:p>
    <w:p w14:paraId="39B27648" w14:textId="77777777" w:rsidR="00AC2E1F" w:rsidRDefault="00AC2E1F" w:rsidP="00AC2E1F">
      <w:pPr>
        <w:rPr>
          <w:rFonts w:ascii="Arial" w:eastAsia="HGSｺﾞｼｯｸM" w:hAnsi="Arial" w:cs="Arial"/>
          <w:szCs w:val="21"/>
        </w:rPr>
      </w:pPr>
    </w:p>
    <w:p w14:paraId="0E706DC5" w14:textId="77777777" w:rsidR="00AC2E1F" w:rsidRDefault="00AC2E1F" w:rsidP="00AC2E1F">
      <w:pPr>
        <w:rPr>
          <w:rFonts w:ascii="Arial" w:eastAsia="HGSｺﾞｼｯｸM" w:hAnsi="Arial" w:cs="Arial"/>
          <w:szCs w:val="21"/>
        </w:rPr>
      </w:pPr>
    </w:p>
    <w:p w14:paraId="0A2FC83B" w14:textId="20A4DA4E" w:rsidR="00AC2E1F" w:rsidRPr="00657813" w:rsidRDefault="00C20CE7" w:rsidP="00AC2E1F">
      <w:pPr>
        <w:rPr>
          <w:rFonts w:ascii="Arial" w:eastAsia="HGSｺﾞｼｯｸM" w:hAnsi="Arial" w:cs="Arial"/>
          <w:szCs w:val="21"/>
        </w:rPr>
      </w:pPr>
      <w:ins w:id="461" w:author="TRIVECTOR" w:date="2026-03-03T16:34:00Z" w16du:dateUtc="2026-03-03T07:34:00Z">
        <w:r>
          <w:rPr>
            <w:rFonts w:ascii="Arial" w:eastAsia="HGSｺﾞｼｯｸM" w:hAnsi="Arial" w:cs="Arial" w:hint="eastAsia"/>
            <w:b/>
            <w:bCs/>
            <w:szCs w:val="21"/>
          </w:rPr>
          <w:t xml:space="preserve">93 </w:t>
        </w:r>
      </w:ins>
      <w:r w:rsidR="00AC2E1F" w:rsidRPr="00657813">
        <w:rPr>
          <w:rFonts w:ascii="Arial" w:eastAsia="HGSｺﾞｼｯｸM" w:hAnsi="Arial" w:cs="Arial"/>
          <w:b/>
          <w:bCs/>
          <w:szCs w:val="21"/>
        </w:rPr>
        <w:t>五姓田義松</w:t>
      </w:r>
      <w:r w:rsidR="00AC2E1F" w:rsidRPr="00657813">
        <w:rPr>
          <w:rFonts w:ascii="Arial" w:eastAsia="HGSｺﾞｼｯｸM" w:hAnsi="Arial" w:cs="Arial" w:hint="eastAsia"/>
          <w:b/>
          <w:highlight w:val="yellow"/>
        </w:rPr>
        <w:t>，</w:t>
      </w:r>
      <w:r w:rsidR="00AC2E1F" w:rsidRPr="00657813">
        <w:rPr>
          <w:rFonts w:ascii="Arial" w:eastAsia="HGSｺﾞｼｯｸM" w:hAnsi="Arial" w:cs="Arial" w:hint="eastAsia"/>
          <w:b/>
        </w:rPr>
        <w:t>作、</w:t>
      </w:r>
      <w:r w:rsidR="00AC2E1F" w:rsidRPr="00657813">
        <w:rPr>
          <w:rFonts w:ascii="Arial" w:eastAsia="HGSｺﾞｼｯｸM" w:hAnsi="Arial" w:cs="Arial"/>
          <w:b/>
          <w:bCs/>
          <w:szCs w:val="21"/>
        </w:rPr>
        <w:t>《</w:t>
      </w:r>
      <w:r w:rsidR="00AC2E1F" w:rsidRPr="00657813">
        <w:rPr>
          <w:rFonts w:ascii="Arial" w:eastAsia="HGSｺﾞｼｯｸM" w:hAnsi="Arial" w:cs="Arial"/>
          <w:b/>
          <w:szCs w:val="21"/>
        </w:rPr>
        <w:t>少女》</w:t>
      </w:r>
      <w:r w:rsidR="00AC2E1F" w:rsidRPr="00560303">
        <w:rPr>
          <w:rFonts w:ascii="Arial" w:eastAsia="HGSｺﾞｼｯｸM" w:hAnsi="Arial" w:cs="Arial" w:hint="eastAsia"/>
          <w:b/>
          <w:bCs/>
          <w:szCs w:val="21"/>
          <w:highlight w:val="yellow"/>
        </w:rPr>
        <w:t>。</w:t>
      </w:r>
      <w:r w:rsidR="00AC2E1F" w:rsidRPr="00A25536">
        <w:rPr>
          <w:rFonts w:ascii="Arial" w:eastAsia="HGSｺﾞｼｯｸM" w:hAnsi="Arial" w:cs="Arial" w:hint="eastAsia"/>
          <w:b/>
          <w:bCs/>
          <w:szCs w:val="21"/>
          <w:highlight w:val="yellow"/>
        </w:rPr>
        <w:t>，</w:t>
      </w:r>
      <w:r w:rsidR="00AC2E1F" w:rsidRPr="00657813">
        <w:rPr>
          <w:rFonts w:ascii="Arial" w:eastAsia="HGSｺﾞｼｯｸM" w:hAnsi="Arial" w:cs="Arial"/>
          <w:szCs w:val="21"/>
        </w:rPr>
        <w:t>五姓田義松は、</w:t>
      </w:r>
      <w:commentRangeStart w:id="462"/>
      <w:r w:rsidR="00AC2E1F" w:rsidRPr="00657813">
        <w:rPr>
          <w:rFonts w:ascii="Arial" w:eastAsia="HGSｺﾞｼｯｸM" w:hAnsi="Arial" w:cs="Arial"/>
          <w:szCs w:val="21"/>
        </w:rPr>
        <w:t>10</w:t>
      </w:r>
      <w:r w:rsidR="00AC2E1F" w:rsidRPr="00657813">
        <w:rPr>
          <w:rFonts w:ascii="Arial" w:eastAsia="HGSｺﾞｼｯｸM" w:hAnsi="Arial" w:cs="Arial"/>
          <w:szCs w:val="21"/>
        </w:rPr>
        <w:t>歳の時イギリス人報道</w:t>
      </w:r>
      <w:commentRangeEnd w:id="462"/>
      <w:r w:rsidR="006D00C8" w:rsidRPr="00657813">
        <w:rPr>
          <w:rStyle w:val="aa"/>
          <w:rFonts w:ascii="Arial" w:eastAsia="HGSｺﾞｼｯｸM" w:hAnsi="Arial" w:cs="Arial"/>
          <w:sz w:val="21"/>
          <w:szCs w:val="21"/>
        </w:rPr>
        <w:commentReference w:id="462"/>
      </w:r>
      <w:r w:rsidR="00AC2E1F" w:rsidRPr="00657813">
        <w:rPr>
          <w:rFonts w:ascii="Arial" w:eastAsia="HGSｺﾞｼｯｸM" w:hAnsi="Arial" w:cs="Arial"/>
          <w:szCs w:val="21"/>
        </w:rPr>
        <w:t>画家のチャールズ・ワーグマンに入門しました。これは、日本人が西洋人から直接洋画の技術を学んだ、最初期の事例とされています。</w:t>
      </w:r>
      <w:r w:rsidR="00AC2E1F" w:rsidRPr="006D00C8">
        <w:rPr>
          <w:rFonts w:ascii="Arial" w:eastAsia="HGSｺﾞｼｯｸM" w:hAnsi="Arial" w:cs="Arial" w:hint="eastAsia"/>
          <w:szCs w:val="21"/>
          <w:highlight w:val="magenta"/>
          <w:rPrChange w:id="463" w:author="TRIVECTOR" w:date="2026-03-03T16:49:00Z" w16du:dateUtc="2026-03-03T07:49:00Z">
            <w:rPr>
              <w:rFonts w:ascii="Arial" w:eastAsia="HGSｺﾞｼｯｸM" w:hAnsi="Arial" w:cs="Arial" w:hint="eastAsia"/>
              <w:szCs w:val="21"/>
            </w:rPr>
          </w:rPrChange>
        </w:rPr>
        <w:t>もっとも師の</w:t>
      </w:r>
      <w:r w:rsidR="00AC2E1F" w:rsidRPr="00657813">
        <w:rPr>
          <w:rFonts w:ascii="Arial" w:eastAsia="HGSｺﾞｼｯｸM" w:hAnsi="Arial" w:cs="Arial"/>
          <w:szCs w:val="21"/>
        </w:rPr>
        <w:t>ワーグマンは油彩画が得意ではなかったと言われ、義松が受けた洋画技法の手ほどきは、必ずしも体系的なものではなかったとの指摘もあります。しかし絵画の才能に恵まれていた義松は、数年のうちに鉛筆画、水彩画から油彩画にいたるまで西洋絵画の技術を自らのものとしました。こちらを見つめる、ふっくらとした</w:t>
      </w:r>
      <w:r w:rsidR="00AC2E1F" w:rsidRPr="006D00C8">
        <w:rPr>
          <w:rFonts w:ascii="Arial" w:eastAsia="HGSｺﾞｼｯｸM" w:hAnsi="Arial" w:cs="Arial" w:hint="eastAsia"/>
          <w:szCs w:val="21"/>
          <w:highlight w:val="magenta"/>
          <w:rPrChange w:id="464" w:author="TRIVECTOR" w:date="2026-03-03T16:49:00Z" w16du:dateUtc="2026-03-03T07:49:00Z">
            <w:rPr>
              <w:rFonts w:ascii="Arial" w:eastAsia="HGSｺﾞｼｯｸM" w:hAnsi="Arial" w:cs="Arial" w:hint="eastAsia"/>
              <w:szCs w:val="21"/>
            </w:rPr>
          </w:rPrChange>
        </w:rPr>
        <w:t>顔立ちの</w:t>
      </w:r>
      <w:r w:rsidR="00AC2E1F" w:rsidRPr="00657813">
        <w:rPr>
          <w:rFonts w:ascii="Arial" w:eastAsia="HGSｺﾞｼｯｸM" w:hAnsi="Arial" w:cs="Arial"/>
          <w:szCs w:val="21"/>
        </w:rPr>
        <w:t>少女が描かれた本作からも誇張や不自然な描写は感じられず、彼が身に着けた油</w:t>
      </w:r>
      <w:r w:rsidR="00AC2E1F" w:rsidRPr="006D00C8">
        <w:rPr>
          <w:rFonts w:ascii="Arial" w:eastAsia="HGSｺﾞｼｯｸM" w:hAnsi="Arial" w:cs="Arial" w:hint="eastAsia"/>
          <w:szCs w:val="21"/>
          <w:highlight w:val="magenta"/>
          <w:rPrChange w:id="465" w:author="TRIVECTOR" w:date="2026-03-03T16:49:00Z" w16du:dateUtc="2026-03-03T07:49:00Z">
            <w:rPr>
              <w:rFonts w:ascii="Arial" w:eastAsia="HGSｺﾞｼｯｸM" w:hAnsi="Arial" w:cs="Arial" w:hint="eastAsia"/>
              <w:szCs w:val="21"/>
            </w:rPr>
          </w:rPrChange>
        </w:rPr>
        <w:t>彩画技量</w:t>
      </w:r>
      <w:r w:rsidR="00AC2E1F" w:rsidRPr="00657813">
        <w:rPr>
          <w:rFonts w:ascii="Arial" w:eastAsia="HGSｺﾞｼｯｸM" w:hAnsi="Arial" w:cs="Arial"/>
          <w:szCs w:val="21"/>
        </w:rPr>
        <w:t>の確かさを示しています。</w:t>
      </w:r>
    </w:p>
    <w:p w14:paraId="6621329C" w14:textId="77777777" w:rsidR="00AC2E1F" w:rsidRDefault="00AC2E1F" w:rsidP="00AC2E1F">
      <w:pPr>
        <w:rPr>
          <w:rFonts w:ascii="Arial" w:eastAsia="HGSｺﾞｼｯｸM" w:hAnsi="Arial" w:cs="Arial"/>
          <w:szCs w:val="21"/>
        </w:rPr>
      </w:pPr>
    </w:p>
    <w:p w14:paraId="229F66D6" w14:textId="77777777" w:rsidR="00AC2E1F" w:rsidRDefault="00AC2E1F" w:rsidP="00AC2E1F">
      <w:pPr>
        <w:rPr>
          <w:rFonts w:ascii="Arial" w:eastAsia="HGSｺﾞｼｯｸM" w:hAnsi="Arial" w:cs="Arial"/>
          <w:szCs w:val="21"/>
        </w:rPr>
      </w:pPr>
    </w:p>
    <w:p w14:paraId="5838E340" w14:textId="4DF24175" w:rsidR="00AC2E1F" w:rsidRPr="00657813" w:rsidRDefault="00C20CE7" w:rsidP="00AC2E1F">
      <w:pPr>
        <w:rPr>
          <w:rFonts w:ascii="Arial" w:eastAsia="HGSｺﾞｼｯｸM" w:hAnsi="Arial" w:cs="Arial"/>
          <w:szCs w:val="21"/>
        </w:rPr>
      </w:pPr>
      <w:ins w:id="466" w:author="TRIVECTOR" w:date="2026-03-03T16:34:00Z" w16du:dateUtc="2026-03-03T07:34:00Z">
        <w:r>
          <w:rPr>
            <w:rFonts w:ascii="Arial" w:eastAsia="HGSｺﾞｼｯｸM" w:hAnsi="Arial" w:cs="Arial" w:hint="eastAsia"/>
            <w:b/>
            <w:bCs/>
            <w:szCs w:val="21"/>
          </w:rPr>
          <w:t xml:space="preserve">94 </w:t>
        </w:r>
      </w:ins>
      <w:r w:rsidR="00AC2E1F" w:rsidRPr="00657813">
        <w:rPr>
          <w:rFonts w:ascii="Arial" w:eastAsia="HGSｺﾞｼｯｸM" w:hAnsi="Arial" w:cs="Arial"/>
          <w:b/>
          <w:bCs/>
          <w:szCs w:val="21"/>
        </w:rPr>
        <w:t>猪熊弦一郎</w:t>
      </w:r>
      <w:r w:rsidR="00AC2E1F" w:rsidRPr="00657813">
        <w:rPr>
          <w:rFonts w:ascii="Arial" w:eastAsia="HGSｺﾞｼｯｸM" w:hAnsi="Arial" w:cs="Arial" w:hint="eastAsia"/>
          <w:b/>
          <w:highlight w:val="yellow"/>
        </w:rPr>
        <w:t>，</w:t>
      </w:r>
      <w:r w:rsidR="00AC2E1F" w:rsidRPr="00657813">
        <w:rPr>
          <w:rFonts w:ascii="Arial" w:eastAsia="HGSｺﾞｼｯｸM" w:hAnsi="Arial" w:cs="Arial" w:hint="eastAsia"/>
          <w:b/>
        </w:rPr>
        <w:t>作、</w:t>
      </w:r>
      <w:r w:rsidR="00AC2E1F" w:rsidRPr="00657813">
        <w:rPr>
          <w:rFonts w:ascii="Arial" w:eastAsia="HGSｺﾞｼｯｸM" w:hAnsi="Arial" w:cs="Arial"/>
          <w:b/>
          <w:bCs/>
          <w:szCs w:val="21"/>
        </w:rPr>
        <w:t>《</w:t>
      </w:r>
      <w:r w:rsidR="00AC2E1F" w:rsidRPr="006D00C8">
        <w:rPr>
          <w:rFonts w:ascii="Arial" w:eastAsia="HGSｺﾞｼｯｸM" w:hAnsi="Arial" w:cs="Arial" w:hint="eastAsia"/>
          <w:b/>
          <w:szCs w:val="21"/>
          <w:highlight w:val="magenta"/>
          <w:rPrChange w:id="467" w:author="TRIVECTOR" w:date="2026-03-03T16:49:00Z" w16du:dateUtc="2026-03-03T07:49:00Z">
            <w:rPr>
              <w:rFonts w:ascii="Arial" w:eastAsia="HGSｺﾞｼｯｸM" w:hAnsi="Arial" w:cs="Arial" w:hint="eastAsia"/>
              <w:b/>
              <w:szCs w:val="21"/>
            </w:rPr>
          </w:rPrChange>
        </w:rPr>
        <w:t>葉を</w:t>
      </w:r>
      <w:r w:rsidR="00AC2E1F" w:rsidRPr="00657813">
        <w:rPr>
          <w:rFonts w:ascii="Arial" w:eastAsia="HGSｺﾞｼｯｸM" w:hAnsi="Arial" w:cs="Arial"/>
          <w:b/>
          <w:szCs w:val="21"/>
        </w:rPr>
        <w:t>持つ女》</w:t>
      </w:r>
      <w:r w:rsidR="00AC2E1F" w:rsidRPr="00560303">
        <w:rPr>
          <w:rFonts w:ascii="Arial" w:eastAsia="HGSｺﾞｼｯｸM" w:hAnsi="Arial" w:cs="Arial" w:hint="eastAsia"/>
          <w:b/>
          <w:bCs/>
          <w:szCs w:val="21"/>
          <w:highlight w:val="yellow"/>
        </w:rPr>
        <w:t>。</w:t>
      </w:r>
      <w:r w:rsidR="00AC2E1F" w:rsidRPr="00A25536">
        <w:rPr>
          <w:rFonts w:ascii="Arial" w:eastAsia="HGSｺﾞｼｯｸM" w:hAnsi="Arial" w:cs="Arial" w:hint="eastAsia"/>
          <w:b/>
          <w:bCs/>
          <w:szCs w:val="21"/>
          <w:highlight w:val="yellow"/>
        </w:rPr>
        <w:t>，</w:t>
      </w:r>
      <w:r w:rsidR="00AC2E1F" w:rsidRPr="00657813">
        <w:rPr>
          <w:rFonts w:ascii="Arial" w:eastAsia="HGSｺﾞｼｯｸM" w:hAnsi="Arial" w:cs="Arial"/>
          <w:szCs w:val="21"/>
        </w:rPr>
        <w:t>1938</w:t>
      </w:r>
      <w:r w:rsidR="00AC2E1F" w:rsidRPr="00657813">
        <w:rPr>
          <w:rFonts w:ascii="Arial" w:eastAsia="HGSｺﾞｼｯｸM" w:hAnsi="Arial" w:cs="Arial"/>
          <w:szCs w:val="21"/>
        </w:rPr>
        <w:t>年にフランスへ渡った猪熊は、日本にいた頃から強く惹かれていたピカソやマティスの表現に影響を受けながら、街行く人々や風景を精力的に描きました。マティスには直接自作を見てもらう機会にも恵まれましたが、そこではまずピカソの影響を指摘されたといいます。体の前面を覆うマフラーや右手に持つ木の葉が特徴的な本作は滞仏中に描かれたものですが、女性の顔などにキュビスム風の表現が</w:t>
      </w:r>
      <w:r w:rsidR="00AC2E1F" w:rsidRPr="006D00C8">
        <w:rPr>
          <w:rFonts w:ascii="Arial" w:eastAsia="HGSｺﾞｼｯｸM" w:hAnsi="Arial" w:cs="Arial" w:hint="eastAsia"/>
          <w:szCs w:val="21"/>
          <w:highlight w:val="magenta"/>
          <w:rPrChange w:id="468" w:author="TRIVECTOR" w:date="2026-03-03T16:50:00Z" w16du:dateUtc="2026-03-03T07:50:00Z">
            <w:rPr>
              <w:rFonts w:ascii="Arial" w:eastAsia="HGSｺﾞｼｯｸM" w:hAnsi="Arial" w:cs="Arial" w:hint="eastAsia"/>
              <w:szCs w:val="21"/>
            </w:rPr>
          </w:rPrChange>
        </w:rPr>
        <w:t>見て取れます</w:t>
      </w:r>
      <w:r w:rsidR="00AC2E1F" w:rsidRPr="00657813">
        <w:rPr>
          <w:rFonts w:ascii="Arial" w:eastAsia="HGSｺﾞｼｯｸM" w:hAnsi="Arial" w:cs="Arial"/>
          <w:szCs w:val="21"/>
        </w:rPr>
        <w:t>。また、女性の肌の色やマフラーの鮮やかな色遣いなどからは、自由な色彩への興味が感じられるでしょう。本作は帰国後すぐの</w:t>
      </w:r>
      <w:r w:rsidR="00AC2E1F" w:rsidRPr="006D00C8">
        <w:rPr>
          <w:rFonts w:ascii="Arial" w:eastAsia="HGSｺﾞｼｯｸM" w:hAnsi="Arial" w:cs="Arial" w:hint="eastAsia"/>
          <w:szCs w:val="21"/>
          <w:highlight w:val="magenta"/>
          <w:rPrChange w:id="469" w:author="TRIVECTOR" w:date="2026-03-03T16:50:00Z" w16du:dateUtc="2026-03-03T07:50:00Z">
            <w:rPr>
              <w:rFonts w:ascii="Arial" w:eastAsia="HGSｺﾞｼｯｸM" w:hAnsi="Arial" w:cs="Arial" w:hint="eastAsia"/>
              <w:szCs w:val="21"/>
            </w:rPr>
          </w:rPrChange>
        </w:rPr>
        <w:t>新制作派協会展</w:t>
      </w:r>
      <w:r w:rsidR="00AC2E1F" w:rsidRPr="00657813">
        <w:rPr>
          <w:rFonts w:ascii="Arial" w:eastAsia="HGSｺﾞｼｯｸM" w:hAnsi="Arial" w:cs="Arial"/>
          <w:szCs w:val="21"/>
        </w:rPr>
        <w:t>に</w:t>
      </w:r>
      <w:r w:rsidR="00AC2E1F" w:rsidRPr="00A84EF2">
        <w:rPr>
          <w:rFonts w:ascii="Arial" w:eastAsia="HGSｺﾞｼｯｸM" w:hAnsi="Arial" w:cs="Arial" w:hint="eastAsia"/>
          <w:szCs w:val="21"/>
          <w:highlight w:val="yellow"/>
        </w:rPr>
        <w:t>，</w:t>
      </w:r>
      <w:r w:rsidR="00AC2E1F" w:rsidRPr="00657813">
        <w:rPr>
          <w:rFonts w:ascii="Arial" w:eastAsia="HGSｺﾞｼｯｸM" w:hAnsi="Arial" w:cs="Arial"/>
          <w:szCs w:val="21"/>
        </w:rPr>
        <w:t>「縞の首巻」と題して</w:t>
      </w:r>
      <w:r w:rsidR="00AC2E1F" w:rsidRPr="006D00C8">
        <w:rPr>
          <w:rFonts w:ascii="Arial" w:eastAsia="HGSｺﾞｼｯｸM" w:hAnsi="Arial" w:cs="Arial" w:hint="eastAsia"/>
          <w:szCs w:val="21"/>
          <w:highlight w:val="magenta"/>
          <w:rPrChange w:id="470" w:author="TRIVECTOR" w:date="2026-03-03T16:50:00Z" w16du:dateUtc="2026-03-03T07:50:00Z">
            <w:rPr>
              <w:rFonts w:ascii="Arial" w:eastAsia="HGSｺﾞｼｯｸM" w:hAnsi="Arial" w:cs="Arial" w:hint="eastAsia"/>
              <w:szCs w:val="21"/>
            </w:rPr>
          </w:rPrChange>
        </w:rPr>
        <w:t>出品されました</w:t>
      </w:r>
      <w:r w:rsidR="00AC2E1F" w:rsidRPr="00657813">
        <w:rPr>
          <w:rFonts w:ascii="Arial" w:eastAsia="HGSｺﾞｼｯｸM" w:hAnsi="Arial" w:cs="Arial"/>
          <w:szCs w:val="21"/>
        </w:rPr>
        <w:t>。</w:t>
      </w:r>
    </w:p>
    <w:p w14:paraId="19730158" w14:textId="77777777" w:rsidR="00AC2E1F" w:rsidRDefault="00AC2E1F" w:rsidP="00AC2E1F">
      <w:pPr>
        <w:rPr>
          <w:rFonts w:ascii="Arial" w:eastAsia="HGSｺﾞｼｯｸM" w:hAnsi="Arial" w:cs="Arial"/>
          <w:szCs w:val="21"/>
        </w:rPr>
      </w:pPr>
    </w:p>
    <w:p w14:paraId="6C074071" w14:textId="77777777" w:rsidR="00AC2E1F" w:rsidRDefault="00AC2E1F" w:rsidP="00AC2E1F">
      <w:pPr>
        <w:rPr>
          <w:rFonts w:ascii="Arial" w:eastAsia="HGSｺﾞｼｯｸM" w:hAnsi="Arial" w:cs="Arial"/>
          <w:szCs w:val="21"/>
        </w:rPr>
      </w:pPr>
    </w:p>
    <w:p w14:paraId="6D402715" w14:textId="048C0F5A" w:rsidR="00AC2E1F" w:rsidRPr="00657813" w:rsidRDefault="00C20CE7" w:rsidP="00AC2E1F">
      <w:pPr>
        <w:rPr>
          <w:rFonts w:ascii="Arial" w:eastAsia="HGSｺﾞｼｯｸM" w:hAnsi="Arial" w:cs="Arial"/>
          <w:szCs w:val="21"/>
        </w:rPr>
      </w:pPr>
      <w:ins w:id="471" w:author="TRIVECTOR" w:date="2026-03-03T16:34:00Z" w16du:dateUtc="2026-03-03T07:34:00Z">
        <w:r>
          <w:rPr>
            <w:rFonts w:ascii="Arial" w:eastAsia="HGSｺﾞｼｯｸM" w:hAnsi="Arial" w:cs="Arial" w:hint="eastAsia"/>
            <w:b/>
            <w:bCs/>
            <w:szCs w:val="21"/>
          </w:rPr>
          <w:t xml:space="preserve">95 </w:t>
        </w:r>
      </w:ins>
      <w:r w:rsidR="00AC2E1F" w:rsidRPr="00657813">
        <w:rPr>
          <w:rFonts w:ascii="Arial" w:eastAsia="HGSｺﾞｼｯｸM" w:hAnsi="Arial" w:cs="Arial"/>
          <w:b/>
          <w:bCs/>
          <w:szCs w:val="21"/>
        </w:rPr>
        <w:t>広幡憲</w:t>
      </w:r>
      <w:r w:rsidR="00AC2E1F" w:rsidRPr="00657813">
        <w:rPr>
          <w:rFonts w:ascii="Arial" w:eastAsia="HGSｺﾞｼｯｸM" w:hAnsi="Arial" w:cs="Arial" w:hint="eastAsia"/>
          <w:b/>
          <w:highlight w:val="yellow"/>
        </w:rPr>
        <w:t>，</w:t>
      </w:r>
      <w:r w:rsidR="00AC2E1F" w:rsidRPr="00657813">
        <w:rPr>
          <w:rFonts w:ascii="Arial" w:eastAsia="HGSｺﾞｼｯｸM" w:hAnsi="Arial" w:cs="Arial" w:hint="eastAsia"/>
          <w:b/>
        </w:rPr>
        <w:t>作、</w:t>
      </w:r>
      <w:r w:rsidR="00AC2E1F" w:rsidRPr="00657813">
        <w:rPr>
          <w:rFonts w:ascii="Arial" w:eastAsia="HGSｺﾞｼｯｸM" w:hAnsi="Arial" w:cs="Arial"/>
          <w:b/>
          <w:bCs/>
          <w:szCs w:val="21"/>
        </w:rPr>
        <w:t>《</w:t>
      </w:r>
      <w:commentRangeStart w:id="472"/>
      <w:r w:rsidR="00AC2E1F" w:rsidRPr="00657813">
        <w:rPr>
          <w:rFonts w:ascii="Arial" w:eastAsia="HGSｺﾞｼｯｸM" w:hAnsi="Arial" w:cs="Arial"/>
          <w:b/>
          <w:szCs w:val="21"/>
        </w:rPr>
        <w:t>39×QE</w:t>
      </w:r>
      <w:commentRangeEnd w:id="472"/>
      <w:r w:rsidR="00AC2E1F" w:rsidRPr="00657813">
        <w:rPr>
          <w:rStyle w:val="aa"/>
          <w:rFonts w:ascii="Arial" w:eastAsia="HGSｺﾞｼｯｸM" w:hAnsi="Arial" w:cs="Arial"/>
          <w:b/>
          <w:sz w:val="21"/>
          <w:szCs w:val="21"/>
        </w:rPr>
        <w:commentReference w:id="472"/>
      </w:r>
      <w:r w:rsidR="00AC2E1F" w:rsidRPr="00657813">
        <w:rPr>
          <w:rFonts w:ascii="Arial" w:eastAsia="HGSｺﾞｼｯｸM" w:hAnsi="Arial" w:cs="Arial"/>
          <w:b/>
          <w:szCs w:val="21"/>
        </w:rPr>
        <w:t>》</w:t>
      </w:r>
      <w:r w:rsidR="00AC2E1F" w:rsidRPr="00560303">
        <w:rPr>
          <w:rFonts w:ascii="Arial" w:eastAsia="HGSｺﾞｼｯｸM" w:hAnsi="Arial" w:cs="Arial" w:hint="eastAsia"/>
          <w:b/>
          <w:bCs/>
          <w:szCs w:val="21"/>
          <w:highlight w:val="yellow"/>
        </w:rPr>
        <w:t>。</w:t>
      </w:r>
      <w:r w:rsidR="00AC2E1F" w:rsidRPr="00A25536">
        <w:rPr>
          <w:rFonts w:ascii="Arial" w:eastAsia="HGSｺﾞｼｯｸM" w:hAnsi="Arial" w:cs="Arial" w:hint="eastAsia"/>
          <w:b/>
          <w:bCs/>
          <w:szCs w:val="21"/>
          <w:highlight w:val="yellow"/>
        </w:rPr>
        <w:t>，</w:t>
      </w:r>
      <w:r w:rsidR="00AC2E1F" w:rsidRPr="00657813">
        <w:rPr>
          <w:rFonts w:ascii="Arial" w:eastAsia="HGSｺﾞｼｯｸM" w:hAnsi="Arial" w:cs="Arial"/>
          <w:szCs w:val="21"/>
        </w:rPr>
        <w:t>青やピンク、グレーの色面とそれを分割する直線・曲線で構成された本作は、具体的なイメージを表したものではありません。《</w:t>
      </w:r>
      <w:commentRangeStart w:id="473"/>
      <w:r w:rsidR="00AC2E1F" w:rsidRPr="00657813">
        <w:rPr>
          <w:rFonts w:ascii="Arial" w:eastAsia="HGSｺﾞｼｯｸM" w:hAnsi="Arial" w:cs="Arial"/>
          <w:szCs w:val="21"/>
        </w:rPr>
        <w:t>39×QE</w:t>
      </w:r>
      <w:commentRangeEnd w:id="473"/>
      <w:r w:rsidR="00AC2E1F" w:rsidRPr="00657813">
        <w:rPr>
          <w:rStyle w:val="aa"/>
          <w:rFonts w:ascii="Arial" w:eastAsia="HGSｺﾞｼｯｸM" w:hAnsi="Arial" w:cs="Arial"/>
          <w:sz w:val="21"/>
          <w:szCs w:val="21"/>
        </w:rPr>
        <w:commentReference w:id="473"/>
      </w:r>
      <w:r w:rsidR="00AC2E1F" w:rsidRPr="00657813">
        <w:rPr>
          <w:rFonts w:ascii="Arial" w:eastAsia="HGSｺﾞｼｯｸM" w:hAnsi="Arial" w:cs="Arial"/>
          <w:szCs w:val="21"/>
        </w:rPr>
        <w:t>》</w:t>
      </w:r>
      <w:r w:rsidR="00AC2E1F" w:rsidRPr="00A84EF2">
        <w:rPr>
          <w:rFonts w:ascii="Arial" w:eastAsia="HGSｺﾞｼｯｸM" w:hAnsi="Arial" w:cs="Arial" w:hint="eastAsia"/>
          <w:szCs w:val="21"/>
          <w:highlight w:val="yellow"/>
        </w:rPr>
        <w:t>，</w:t>
      </w:r>
      <w:r w:rsidR="00AC2E1F" w:rsidRPr="00657813">
        <w:rPr>
          <w:rFonts w:ascii="Arial" w:eastAsia="HGSｺﾞｼｯｸM" w:hAnsi="Arial" w:cs="Arial"/>
          <w:szCs w:val="21"/>
        </w:rPr>
        <w:t>というタイトルも、制作年である</w:t>
      </w:r>
      <w:r w:rsidR="00AC2E1F" w:rsidRPr="00657813">
        <w:rPr>
          <w:rFonts w:ascii="Arial" w:eastAsia="HGSｺﾞｼｯｸM" w:hAnsi="Arial" w:cs="Arial"/>
          <w:szCs w:val="21"/>
        </w:rPr>
        <w:t>1939</w:t>
      </w:r>
      <w:r w:rsidR="00AC2E1F" w:rsidRPr="00657813">
        <w:rPr>
          <w:rFonts w:ascii="Arial" w:eastAsia="HGSｺﾞｼｯｸM" w:hAnsi="Arial" w:cs="Arial"/>
          <w:szCs w:val="21"/>
        </w:rPr>
        <w:t>年とアルファベットを組み合わせたもので、特別な意味は</w:t>
      </w:r>
      <w:r w:rsidR="00AC2E1F" w:rsidRPr="0017589E">
        <w:rPr>
          <w:rFonts w:ascii="Arial" w:eastAsia="HGSｺﾞｼｯｸM" w:hAnsi="Arial" w:cs="Arial" w:hint="eastAsia"/>
          <w:szCs w:val="21"/>
          <w:highlight w:val="magenta"/>
          <w:rPrChange w:id="474" w:author="TRIVECTOR" w:date="2026-03-03T16:50:00Z" w16du:dateUtc="2026-03-03T07:50:00Z">
            <w:rPr>
              <w:rFonts w:ascii="Arial" w:eastAsia="HGSｺﾞｼｯｸM" w:hAnsi="Arial" w:cs="Arial" w:hint="eastAsia"/>
              <w:szCs w:val="21"/>
            </w:rPr>
          </w:rPrChange>
        </w:rPr>
        <w:t>ないようです</w:t>
      </w:r>
      <w:r w:rsidR="00AC2E1F" w:rsidRPr="00657813">
        <w:rPr>
          <w:rFonts w:ascii="Arial" w:eastAsia="HGSｺﾞｼｯｸM" w:hAnsi="Arial" w:cs="Arial"/>
          <w:szCs w:val="21"/>
        </w:rPr>
        <w:t>。この年広幡は、本作同様タイトルに</w:t>
      </w:r>
      <w:r w:rsidR="00AC2E1F" w:rsidRPr="00B831F5">
        <w:rPr>
          <w:rFonts w:ascii="Arial" w:eastAsia="HGSｺﾞｼｯｸM" w:hAnsi="Arial" w:cs="Arial" w:hint="eastAsia"/>
          <w:szCs w:val="21"/>
          <w:highlight w:val="yellow"/>
        </w:rPr>
        <w:t>キュウ</w:t>
      </w:r>
      <w:r w:rsidR="00AC2E1F" w:rsidRPr="00657813">
        <w:rPr>
          <w:rFonts w:ascii="Arial" w:eastAsia="HGSｺﾞｼｯｸM" w:hAnsi="Arial" w:cs="Arial"/>
          <w:szCs w:val="21"/>
        </w:rPr>
        <w:t>を付けた抽象絵画を精力的に発表し、抽象の画家として注目されることとなりました。これら</w:t>
      </w:r>
      <w:r w:rsidR="00AC2E1F" w:rsidRPr="00A84EF2">
        <w:rPr>
          <w:rFonts w:ascii="Arial" w:eastAsia="HGSｺﾞｼｯｸM" w:hAnsi="Arial" w:cs="Arial" w:hint="eastAsia"/>
          <w:szCs w:val="21"/>
          <w:highlight w:val="yellow"/>
        </w:rPr>
        <w:t>，</w:t>
      </w:r>
      <w:r w:rsidR="00AC2E1F" w:rsidRPr="00657813">
        <w:rPr>
          <w:rFonts w:ascii="Arial" w:eastAsia="HGSｺﾞｼｯｸM" w:hAnsi="Arial" w:cs="Arial"/>
          <w:szCs w:val="21"/>
        </w:rPr>
        <w:t>「</w:t>
      </w:r>
      <w:r w:rsidR="00AC2E1F" w:rsidRPr="00B831F5">
        <w:rPr>
          <w:rFonts w:ascii="Arial" w:eastAsia="HGSｺﾞｼｯｸM" w:hAnsi="Arial" w:cs="Arial" w:hint="eastAsia"/>
          <w:szCs w:val="21"/>
          <w:highlight w:val="yellow"/>
        </w:rPr>
        <w:t>キュウ</w:t>
      </w:r>
      <w:r w:rsidR="00AC2E1F" w:rsidRPr="00657813">
        <w:rPr>
          <w:rFonts w:ascii="Arial" w:eastAsia="HGSｺﾞｼｯｸM" w:hAnsi="Arial" w:cs="Arial"/>
          <w:szCs w:val="21"/>
        </w:rPr>
        <w:t>作品」の表現は幾何学的抽象</w:t>
      </w:r>
      <w:r w:rsidR="00AC2E1F" w:rsidRPr="00657813">
        <w:rPr>
          <w:rFonts w:ascii="Arial" w:eastAsia="HGSｺﾞｼｯｸM" w:hAnsi="Arial" w:cs="Arial"/>
          <w:szCs w:val="21"/>
        </w:rPr>
        <w:lastRenderedPageBreak/>
        <w:t>と呼ばれ、一般的には冷たい印象を持たれるものですが、彼の作品からは暖かみや柔らかさも感じられ、独自の叙情性を持つものとなっています。</w:t>
      </w:r>
    </w:p>
    <w:p w14:paraId="51285088" w14:textId="77777777" w:rsidR="00AC2E1F" w:rsidRDefault="00AC2E1F" w:rsidP="00AC2E1F">
      <w:pPr>
        <w:rPr>
          <w:rFonts w:ascii="Arial" w:eastAsia="HGSｺﾞｼｯｸM" w:hAnsi="Arial" w:cs="Arial"/>
          <w:szCs w:val="21"/>
        </w:rPr>
      </w:pPr>
    </w:p>
    <w:p w14:paraId="12A64DA5" w14:textId="77777777" w:rsidR="00AC2E1F" w:rsidRDefault="00AC2E1F" w:rsidP="00AC2E1F">
      <w:pPr>
        <w:rPr>
          <w:rFonts w:ascii="Arial" w:eastAsia="HGSｺﾞｼｯｸM" w:hAnsi="Arial" w:cs="Arial"/>
          <w:szCs w:val="21"/>
        </w:rPr>
      </w:pPr>
    </w:p>
    <w:p w14:paraId="504A7D41" w14:textId="71A06DD0" w:rsidR="00AC2E1F" w:rsidRPr="00806CF0" w:rsidRDefault="00C20CE7" w:rsidP="00AC2E1F">
      <w:pPr>
        <w:rPr>
          <w:rFonts w:ascii="Arial" w:eastAsia="HGSｺﾞｼｯｸM" w:hAnsi="Arial" w:cs="Arial"/>
          <w:szCs w:val="21"/>
        </w:rPr>
      </w:pPr>
      <w:ins w:id="475" w:author="TRIVECTOR" w:date="2026-03-03T16:34:00Z" w16du:dateUtc="2026-03-03T07:34:00Z">
        <w:r>
          <w:rPr>
            <w:rFonts w:ascii="Arial" w:eastAsia="HGSｺﾞｼｯｸM" w:hAnsi="Arial" w:cs="Arial" w:hint="eastAsia"/>
            <w:b/>
            <w:bCs/>
            <w:szCs w:val="21"/>
          </w:rPr>
          <w:t xml:space="preserve">96 </w:t>
        </w:r>
      </w:ins>
      <w:r w:rsidR="00AC2E1F" w:rsidRPr="00806CF0">
        <w:rPr>
          <w:rFonts w:ascii="Arial" w:eastAsia="HGSｺﾞｼｯｸM" w:hAnsi="Arial" w:cs="Arial"/>
          <w:b/>
          <w:bCs/>
          <w:szCs w:val="21"/>
        </w:rPr>
        <w:t>佐藤忠良</w:t>
      </w:r>
      <w:r w:rsidR="00AC2E1F">
        <w:rPr>
          <w:rFonts w:ascii="Arial" w:eastAsia="HGSｺﾞｼｯｸM" w:hAnsi="Arial" w:cs="Arial" w:hint="eastAsia"/>
          <w:b/>
          <w:highlight w:val="yellow"/>
        </w:rPr>
        <w:t>，</w:t>
      </w:r>
      <w:r w:rsidR="00AC2E1F">
        <w:rPr>
          <w:rFonts w:ascii="Arial" w:eastAsia="HGSｺﾞｼｯｸM" w:hAnsi="Arial" w:cs="Arial" w:hint="eastAsia"/>
          <w:b/>
        </w:rPr>
        <w:t>作、</w:t>
      </w:r>
      <w:r w:rsidR="00AC2E1F" w:rsidRPr="00806CF0">
        <w:rPr>
          <w:rFonts w:ascii="Arial" w:eastAsia="HGSｺﾞｼｯｸM" w:hAnsi="Arial" w:cs="Arial"/>
          <w:b/>
          <w:bCs/>
          <w:szCs w:val="21"/>
        </w:rPr>
        <w:t>《</w:t>
      </w:r>
      <w:r w:rsidR="00AC2E1F" w:rsidRPr="0017589E">
        <w:rPr>
          <w:rFonts w:ascii="Arial" w:eastAsia="HGSｺﾞｼｯｸM" w:hAnsi="Arial" w:cs="Arial" w:hint="eastAsia"/>
          <w:b/>
          <w:szCs w:val="21"/>
          <w:highlight w:val="magenta"/>
          <w:rPrChange w:id="476" w:author="TRIVECTOR" w:date="2026-03-03T16:51:00Z" w16du:dateUtc="2026-03-03T07:51:00Z">
            <w:rPr>
              <w:rFonts w:ascii="Arial" w:eastAsia="HGSｺﾞｼｯｸM" w:hAnsi="Arial" w:cs="Arial" w:hint="eastAsia"/>
              <w:b/>
              <w:szCs w:val="21"/>
            </w:rPr>
          </w:rPrChange>
        </w:rPr>
        <w:t>夏</w:t>
      </w:r>
      <w:r w:rsidR="00AC2E1F" w:rsidRPr="00806CF0">
        <w:rPr>
          <w:rFonts w:ascii="Arial" w:eastAsia="HGSｺﾞｼｯｸM" w:hAnsi="Arial" w:cs="Arial"/>
          <w:b/>
          <w:szCs w:val="21"/>
        </w:rPr>
        <w:t>》</w:t>
      </w:r>
      <w:r w:rsidR="00AC2E1F" w:rsidRPr="00D07B84">
        <w:rPr>
          <w:rFonts w:ascii="Arial" w:eastAsia="HGSｺﾞｼｯｸM" w:hAnsi="Arial" w:cs="Arial" w:hint="eastAsia"/>
          <w:b/>
          <w:szCs w:val="21"/>
          <w:highlight w:val="yellow"/>
        </w:rPr>
        <w:t>。</w:t>
      </w:r>
      <w:r w:rsidR="00AC2E1F" w:rsidRPr="00806CF0">
        <w:rPr>
          <w:rFonts w:ascii="Arial" w:eastAsia="HGSｺﾞｼｯｸM" w:hAnsi="Arial" w:cs="Arial" w:hint="eastAsia"/>
          <w:szCs w:val="21"/>
          <w:highlight w:val="yellow"/>
        </w:rPr>
        <w:t>，</w:t>
      </w:r>
      <w:r w:rsidR="00AC2E1F" w:rsidRPr="00806CF0">
        <w:rPr>
          <w:rFonts w:ascii="Arial" w:eastAsia="HGSｺﾞｼｯｸM" w:hAnsi="Arial" w:cs="Arial"/>
          <w:szCs w:val="21"/>
        </w:rPr>
        <w:t>1976</w:t>
      </w:r>
      <w:r w:rsidR="00AC2E1F" w:rsidRPr="00806CF0">
        <w:rPr>
          <w:rFonts w:ascii="Arial" w:eastAsia="HGSｺﾞｼｯｸM" w:hAnsi="Arial" w:cs="Arial"/>
          <w:szCs w:val="21"/>
        </w:rPr>
        <w:t>年、北海道釧路市を象徴する</w:t>
      </w:r>
      <w:commentRangeStart w:id="477"/>
      <w:r w:rsidR="00AC2E1F" w:rsidRPr="00806CF0">
        <w:rPr>
          <w:rFonts w:ascii="Arial" w:eastAsia="HGSｺﾞｼｯｸM" w:hAnsi="Arial" w:cs="Arial"/>
          <w:szCs w:val="21"/>
        </w:rPr>
        <w:t>幣舞橋</w:t>
      </w:r>
      <w:commentRangeEnd w:id="477"/>
      <w:r w:rsidR="00AC2E1F" w:rsidRPr="00806CF0">
        <w:rPr>
          <w:rStyle w:val="aa"/>
          <w:rFonts w:ascii="Arial" w:eastAsia="HGSｺﾞｼｯｸM" w:hAnsi="Arial" w:cs="Arial"/>
          <w:sz w:val="21"/>
          <w:szCs w:val="21"/>
        </w:rPr>
        <w:commentReference w:id="477"/>
      </w:r>
      <w:r w:rsidR="00AC2E1F" w:rsidRPr="00806CF0">
        <w:rPr>
          <w:rFonts w:ascii="Arial" w:eastAsia="HGSｺﾞｼｯｸM" w:hAnsi="Arial" w:cs="Arial"/>
          <w:szCs w:val="21"/>
        </w:rPr>
        <w:t>に、四季をテーマにした作品が設置されました。作者は舟越保武、柳原義達、</w:t>
      </w:r>
      <w:r w:rsidR="00AC2E1F" w:rsidRPr="0017589E">
        <w:rPr>
          <w:rFonts w:ascii="Arial" w:eastAsia="HGSｺﾞｼｯｸM" w:hAnsi="Arial" w:cs="Arial" w:hint="eastAsia"/>
          <w:szCs w:val="21"/>
          <w:highlight w:val="magenta"/>
          <w:rPrChange w:id="478" w:author="TRIVECTOR" w:date="2026-03-03T16:51:00Z" w16du:dateUtc="2026-03-03T07:51:00Z">
            <w:rPr>
              <w:rFonts w:ascii="Arial" w:eastAsia="HGSｺﾞｼｯｸM" w:hAnsi="Arial" w:cs="Arial" w:hint="eastAsia"/>
              <w:szCs w:val="21"/>
            </w:rPr>
          </w:rPrChange>
        </w:rPr>
        <w:t>本郷新</w:t>
      </w:r>
      <w:r w:rsidR="00AC2E1F" w:rsidRPr="00806CF0">
        <w:rPr>
          <w:rFonts w:ascii="Arial" w:eastAsia="HGSｺﾞｼｯｸM" w:hAnsi="Arial" w:cs="Arial"/>
          <w:szCs w:val="21"/>
        </w:rPr>
        <w:t>そして</w:t>
      </w:r>
      <w:r w:rsidR="00AC2E1F" w:rsidRPr="0017589E">
        <w:rPr>
          <w:rFonts w:ascii="Arial" w:eastAsia="HGSｺﾞｼｯｸM" w:hAnsi="Arial" w:cs="Arial" w:hint="eastAsia"/>
          <w:szCs w:val="21"/>
          <w:highlight w:val="magenta"/>
          <w:rPrChange w:id="479" w:author="TRIVECTOR" w:date="2026-03-03T16:51:00Z" w16du:dateUtc="2026-03-03T07:51:00Z">
            <w:rPr>
              <w:rFonts w:ascii="Arial" w:eastAsia="HGSｺﾞｼｯｸM" w:hAnsi="Arial" w:cs="Arial" w:hint="eastAsia"/>
              <w:szCs w:val="21"/>
            </w:rPr>
          </w:rPrChange>
        </w:rPr>
        <w:t>佐藤忠良</w:t>
      </w:r>
      <w:r w:rsidR="00AC2E1F" w:rsidRPr="00806CF0">
        <w:rPr>
          <w:rFonts w:ascii="Arial" w:eastAsia="HGSｺﾞｼｯｸM" w:hAnsi="Arial" w:cs="Arial"/>
          <w:szCs w:val="21"/>
        </w:rPr>
        <w:t>の四人の彫刻家です。誰がどの季節にするかはくじ引きで決め、佐藤には夏が当たりました。</w:t>
      </w:r>
      <w:r w:rsidR="00AC2E1F" w:rsidRPr="0017589E">
        <w:rPr>
          <w:rFonts w:ascii="Arial" w:eastAsia="HGSｺﾞｼｯｸM" w:hAnsi="Arial" w:cs="Arial" w:hint="eastAsia"/>
          <w:szCs w:val="21"/>
          <w:highlight w:val="magenta"/>
          <w:rPrChange w:id="480" w:author="TRIVECTOR" w:date="2026-03-03T16:51:00Z" w16du:dateUtc="2026-03-03T07:51:00Z">
            <w:rPr>
              <w:rFonts w:ascii="Arial" w:eastAsia="HGSｺﾞｼｯｸM" w:hAnsi="Arial" w:cs="Arial" w:hint="eastAsia"/>
              <w:szCs w:val="21"/>
            </w:rPr>
          </w:rPrChange>
        </w:rPr>
        <w:t>気心の知れあった</w:t>
      </w:r>
      <w:r w:rsidR="00AC2E1F" w:rsidRPr="00806CF0">
        <w:rPr>
          <w:rFonts w:ascii="Arial" w:eastAsia="HGSｺﾞｼｯｸM" w:hAnsi="Arial" w:cs="Arial"/>
          <w:szCs w:val="21"/>
        </w:rPr>
        <w:t>四人は、たがいに相談しながら統一</w:t>
      </w:r>
      <w:r w:rsidR="00AC2E1F" w:rsidRPr="00806CF0">
        <w:rPr>
          <w:rFonts w:ascii="Arial" w:eastAsia="HGSｺﾞｼｯｸM" w:hAnsi="Arial" w:cs="Arial" w:hint="eastAsia"/>
          <w:szCs w:val="21"/>
        </w:rPr>
        <w:t>感</w:t>
      </w:r>
      <w:r w:rsidR="00AC2E1F" w:rsidRPr="00806CF0">
        <w:rPr>
          <w:rFonts w:ascii="Arial" w:eastAsia="HGSｺﾞｼｯｸM" w:hAnsi="Arial" w:cs="Arial"/>
          <w:szCs w:val="21"/>
        </w:rPr>
        <w:t>のある四季の彫像をつくりました。女性は左手を</w:t>
      </w:r>
      <w:r w:rsidR="00AC2E1F" w:rsidRPr="00806CF0">
        <w:rPr>
          <w:rFonts w:ascii="Arial" w:eastAsia="HGSｺﾞｼｯｸM" w:hAnsi="Arial" w:cs="Arial" w:hint="eastAsia"/>
          <w:szCs w:val="21"/>
        </w:rPr>
        <w:t>天</w:t>
      </w:r>
      <w:r w:rsidR="00AC2E1F" w:rsidRPr="00806CF0">
        <w:rPr>
          <w:rFonts w:ascii="Arial" w:eastAsia="HGSｺﾞｼｯｸM" w:hAnsi="Arial" w:cs="Arial"/>
          <w:szCs w:val="21"/>
        </w:rPr>
        <w:t>に向けて、降りそそぐ夏の光を受けています。手のひらには太陽の光が反射し、横を向いた眼差しはまぶしそうです。短いシャツは風になびき、からだ全体をさわやかな風が吹き抜けていきます。釧路の夏空や青い海を背景に、のびやかに立つ姿を想像してみませんか。</w:t>
      </w:r>
    </w:p>
    <w:p w14:paraId="54B3FA28" w14:textId="77777777" w:rsidR="00AC2E1F" w:rsidRDefault="00AC2E1F" w:rsidP="00AC2E1F">
      <w:pPr>
        <w:rPr>
          <w:rFonts w:ascii="Arial" w:eastAsia="HGSｺﾞｼｯｸM" w:hAnsi="Arial" w:cs="Arial"/>
          <w:szCs w:val="21"/>
        </w:rPr>
      </w:pPr>
    </w:p>
    <w:p w14:paraId="1790BEAE" w14:textId="77777777" w:rsidR="00AC2E1F" w:rsidRDefault="00AC2E1F" w:rsidP="00AC2E1F">
      <w:pPr>
        <w:rPr>
          <w:rFonts w:ascii="Arial" w:eastAsia="HGSｺﾞｼｯｸM" w:hAnsi="Arial" w:cs="Arial"/>
          <w:szCs w:val="21"/>
        </w:rPr>
      </w:pPr>
    </w:p>
    <w:p w14:paraId="26EFCD23" w14:textId="3F6FD76D" w:rsidR="00AC2E1F" w:rsidRPr="00806CF0" w:rsidRDefault="00C20CE7" w:rsidP="00AC2E1F">
      <w:pPr>
        <w:rPr>
          <w:rFonts w:ascii="Arial" w:eastAsia="HGSｺﾞｼｯｸM" w:hAnsi="Arial" w:cs="Arial"/>
          <w:szCs w:val="21"/>
        </w:rPr>
      </w:pPr>
      <w:ins w:id="481" w:author="TRIVECTOR" w:date="2026-03-03T16:34:00Z" w16du:dateUtc="2026-03-03T07:34:00Z">
        <w:r>
          <w:rPr>
            <w:rFonts w:ascii="Arial" w:eastAsia="HGSｺﾞｼｯｸM" w:hAnsi="Arial" w:cs="Arial" w:hint="eastAsia"/>
            <w:b/>
            <w:bCs/>
            <w:szCs w:val="21"/>
          </w:rPr>
          <w:t xml:space="preserve">97 </w:t>
        </w:r>
      </w:ins>
      <w:r w:rsidR="00AC2E1F" w:rsidRPr="00806CF0">
        <w:rPr>
          <w:rFonts w:ascii="Arial" w:eastAsia="HGSｺﾞｼｯｸM" w:hAnsi="Arial" w:cs="Arial"/>
          <w:b/>
          <w:bCs/>
          <w:szCs w:val="21"/>
        </w:rPr>
        <w:t>北川民次</w:t>
      </w:r>
      <w:r w:rsidR="00AC2E1F">
        <w:rPr>
          <w:rFonts w:ascii="Arial" w:eastAsia="HGSｺﾞｼｯｸM" w:hAnsi="Arial" w:cs="Arial" w:hint="eastAsia"/>
          <w:b/>
          <w:highlight w:val="yellow"/>
        </w:rPr>
        <w:t>，</w:t>
      </w:r>
      <w:r w:rsidR="00AC2E1F">
        <w:rPr>
          <w:rFonts w:ascii="Arial" w:eastAsia="HGSｺﾞｼｯｸM" w:hAnsi="Arial" w:cs="Arial" w:hint="eastAsia"/>
          <w:b/>
        </w:rPr>
        <w:t>作、</w:t>
      </w:r>
      <w:r w:rsidR="00AC2E1F" w:rsidRPr="00806CF0">
        <w:rPr>
          <w:rFonts w:ascii="Arial" w:eastAsia="HGSｺﾞｼｯｸM" w:hAnsi="Arial" w:cs="Arial"/>
          <w:b/>
          <w:bCs/>
          <w:szCs w:val="21"/>
        </w:rPr>
        <w:t>《</w:t>
      </w:r>
      <w:r w:rsidR="00AC2E1F" w:rsidRPr="00806CF0">
        <w:rPr>
          <w:rFonts w:ascii="Arial" w:eastAsia="HGSｺﾞｼｯｸM" w:hAnsi="Arial" w:cs="Arial"/>
          <w:b/>
          <w:szCs w:val="21"/>
        </w:rPr>
        <w:t>メキシコ戦後の図》</w:t>
      </w:r>
      <w:r w:rsidR="00AC2E1F" w:rsidRPr="00D07B84">
        <w:rPr>
          <w:rFonts w:ascii="Arial" w:eastAsia="HGSｺﾞｼｯｸM" w:hAnsi="Arial" w:cs="Arial" w:hint="eastAsia"/>
          <w:b/>
          <w:szCs w:val="21"/>
          <w:highlight w:val="yellow"/>
        </w:rPr>
        <w:t>。</w:t>
      </w:r>
      <w:r w:rsidR="00AC2E1F" w:rsidRPr="00806CF0">
        <w:rPr>
          <w:rFonts w:ascii="Arial" w:eastAsia="HGSｺﾞｼｯｸM" w:hAnsi="Arial" w:cs="Arial" w:hint="eastAsia"/>
          <w:szCs w:val="21"/>
          <w:highlight w:val="yellow"/>
        </w:rPr>
        <w:t>，</w:t>
      </w:r>
      <w:r w:rsidR="00AC2E1F" w:rsidRPr="0017589E">
        <w:rPr>
          <w:rFonts w:ascii="Arial" w:eastAsia="HGSｺﾞｼｯｸM" w:hAnsi="Arial" w:cs="Arial" w:hint="eastAsia"/>
          <w:szCs w:val="21"/>
          <w:highlight w:val="magenta"/>
          <w:rPrChange w:id="482" w:author="TRIVECTOR" w:date="2026-03-03T16:52:00Z" w16du:dateUtc="2026-03-03T07:52:00Z">
            <w:rPr>
              <w:rFonts w:ascii="Arial" w:eastAsia="HGSｺﾞｼｯｸM" w:hAnsi="Arial" w:cs="Arial" w:hint="eastAsia"/>
              <w:szCs w:val="21"/>
            </w:rPr>
          </w:rPrChange>
        </w:rPr>
        <w:t>「メキシコ戦後」</w:t>
      </w:r>
      <w:r w:rsidR="00AC2E1F" w:rsidRPr="00806CF0">
        <w:rPr>
          <w:rFonts w:ascii="Arial" w:eastAsia="HGSｺﾞｼｯｸM" w:hAnsi="Arial" w:cs="Arial"/>
          <w:szCs w:val="21"/>
        </w:rPr>
        <w:t>とは何のことでしょうか。これは</w:t>
      </w:r>
      <w:r w:rsidR="00AC2E1F" w:rsidRPr="00806CF0">
        <w:rPr>
          <w:rFonts w:ascii="Arial" w:eastAsia="HGSｺﾞｼｯｸM" w:hAnsi="Arial" w:cs="Arial"/>
          <w:szCs w:val="21"/>
        </w:rPr>
        <w:t>1910</w:t>
      </w:r>
      <w:r w:rsidR="00AC2E1F" w:rsidRPr="00806CF0">
        <w:rPr>
          <w:rFonts w:ascii="Arial" w:eastAsia="HGSｺﾞｼｯｸM" w:hAnsi="Arial" w:cs="Arial"/>
          <w:szCs w:val="21"/>
        </w:rPr>
        <w:t>年にメキシコでおきた革命戦争のことです。</w:t>
      </w:r>
      <w:r w:rsidR="00AC2E1F" w:rsidRPr="00806CF0">
        <w:rPr>
          <w:rFonts w:ascii="Arial" w:eastAsia="HGSｺﾞｼｯｸM" w:hAnsi="Arial" w:cs="Arial"/>
          <w:szCs w:val="21"/>
        </w:rPr>
        <w:t>1917</w:t>
      </w:r>
      <w:r w:rsidR="00AC2E1F" w:rsidRPr="00806CF0">
        <w:rPr>
          <w:rFonts w:ascii="Arial" w:eastAsia="HGSｺﾞｼｯｸM" w:hAnsi="Arial" w:cs="Arial"/>
          <w:szCs w:val="21"/>
        </w:rPr>
        <w:t>年ついに独裁政権は倒され、革命は成功しました。その直後にメキシコに渡った民次は、この革命で壁画や版画が市民を立ちあがらせたことと、革命戦争のため多くの犠牲が払われたことを知りました。それから約</w:t>
      </w:r>
      <w:r w:rsidR="00AC2E1F" w:rsidRPr="00806CF0">
        <w:rPr>
          <w:rFonts w:ascii="Arial" w:eastAsia="HGSｺﾞｼｯｸM" w:hAnsi="Arial" w:cs="Arial"/>
          <w:szCs w:val="21"/>
        </w:rPr>
        <w:t>20</w:t>
      </w:r>
      <w:r w:rsidR="00AC2E1F" w:rsidRPr="00806CF0">
        <w:rPr>
          <w:rFonts w:ascii="Arial" w:eastAsia="HGSｺﾞｼｯｸM" w:hAnsi="Arial" w:cs="Arial"/>
          <w:szCs w:val="21"/>
        </w:rPr>
        <w:t>年後、</w:t>
      </w:r>
      <w:r w:rsidR="00AC2E1F" w:rsidRPr="0017589E">
        <w:rPr>
          <w:rFonts w:ascii="Arial" w:eastAsia="HGSｺﾞｼｯｸM" w:hAnsi="Arial" w:cs="Arial" w:hint="eastAsia"/>
          <w:szCs w:val="21"/>
          <w:highlight w:val="magenta"/>
          <w:rPrChange w:id="483" w:author="TRIVECTOR" w:date="2026-03-03T16:52:00Z" w16du:dateUtc="2026-03-03T07:52:00Z">
            <w:rPr>
              <w:rFonts w:ascii="Arial" w:eastAsia="HGSｺﾞｼｯｸM" w:hAnsi="Arial" w:cs="Arial" w:hint="eastAsia"/>
              <w:szCs w:val="21"/>
            </w:rPr>
          </w:rPrChange>
        </w:rPr>
        <w:t>民次</w:t>
      </w:r>
      <w:r w:rsidR="00AC2E1F" w:rsidRPr="00806CF0">
        <w:rPr>
          <w:rFonts w:ascii="Arial" w:eastAsia="HGSｺﾞｼｯｸM" w:hAnsi="Arial" w:cs="Arial"/>
          <w:szCs w:val="21"/>
        </w:rPr>
        <w:t>は日本に帰国してからこの絵を描きました。家は壊され、汽車は脱線し、倒れた人々を描くことで、</w:t>
      </w:r>
      <w:r w:rsidR="00AC2E1F" w:rsidRPr="0017589E">
        <w:rPr>
          <w:rFonts w:ascii="Arial" w:eastAsia="HGSｺﾞｼｯｸM" w:hAnsi="Arial" w:cs="Arial" w:hint="eastAsia"/>
          <w:szCs w:val="21"/>
          <w:highlight w:val="magenta"/>
          <w:rPrChange w:id="484" w:author="TRIVECTOR" w:date="2026-03-03T16:52:00Z" w16du:dateUtc="2026-03-03T07:52:00Z">
            <w:rPr>
              <w:rFonts w:ascii="Arial" w:eastAsia="HGSｺﾞｼｯｸM" w:hAnsi="Arial" w:cs="Arial" w:hint="eastAsia"/>
              <w:szCs w:val="21"/>
            </w:rPr>
          </w:rPrChange>
        </w:rPr>
        <w:t>民次は</w:t>
      </w:r>
      <w:r w:rsidR="00AC2E1F" w:rsidRPr="00806CF0">
        <w:rPr>
          <w:rFonts w:ascii="Arial" w:eastAsia="HGSｺﾞｼｯｸM" w:hAnsi="Arial" w:cs="Arial"/>
          <w:szCs w:val="21"/>
        </w:rPr>
        <w:t>戦争の悲惨さを訴えました。その頃、日本では</w:t>
      </w:r>
      <w:commentRangeStart w:id="485"/>
      <w:r w:rsidR="00AC2E1F" w:rsidRPr="00806CF0">
        <w:rPr>
          <w:rFonts w:ascii="Arial" w:eastAsia="HGSｺﾞｼｯｸM" w:hAnsi="Arial" w:cs="Arial"/>
          <w:szCs w:val="21"/>
        </w:rPr>
        <w:t>二・二六事件</w:t>
      </w:r>
      <w:commentRangeEnd w:id="485"/>
      <w:r w:rsidR="00AC2E1F" w:rsidRPr="00806CF0">
        <w:rPr>
          <w:rStyle w:val="aa"/>
          <w:rFonts w:ascii="Arial" w:eastAsia="HGSｺﾞｼｯｸM" w:hAnsi="Arial" w:cs="Arial"/>
          <w:sz w:val="21"/>
          <w:szCs w:val="21"/>
        </w:rPr>
        <w:commentReference w:id="485"/>
      </w:r>
      <w:r w:rsidR="00AC2E1F" w:rsidRPr="00806CF0">
        <w:rPr>
          <w:rFonts w:ascii="Arial" w:eastAsia="HGSｺﾞｼｯｸM" w:hAnsi="Arial" w:cs="Arial"/>
          <w:szCs w:val="21"/>
        </w:rPr>
        <w:t>が起こり</w:t>
      </w:r>
      <w:r w:rsidR="00AC2E1F" w:rsidRPr="0017589E">
        <w:rPr>
          <w:rFonts w:ascii="Arial" w:eastAsia="HGSｺﾞｼｯｸM" w:hAnsi="Arial" w:cs="Arial" w:hint="eastAsia"/>
          <w:szCs w:val="21"/>
          <w:highlight w:val="magenta"/>
          <w:rPrChange w:id="486" w:author="TRIVECTOR" w:date="2026-03-03T16:53:00Z" w16du:dateUtc="2026-03-03T07:53:00Z">
            <w:rPr>
              <w:rFonts w:ascii="Arial" w:eastAsia="HGSｺﾞｼｯｸM" w:hAnsi="Arial" w:cs="Arial" w:hint="eastAsia"/>
              <w:szCs w:val="21"/>
            </w:rPr>
          </w:rPrChange>
        </w:rPr>
        <w:t>社会不安が</w:t>
      </w:r>
      <w:r w:rsidR="00AC2E1F" w:rsidRPr="00806CF0">
        <w:rPr>
          <w:rFonts w:ascii="Arial" w:eastAsia="HGSｺﾞｼｯｸM" w:hAnsi="Arial" w:cs="Arial"/>
          <w:szCs w:val="21"/>
        </w:rPr>
        <w:t>うずまいていました。</w:t>
      </w:r>
      <w:r w:rsidR="00AC2E1F" w:rsidRPr="0017589E">
        <w:rPr>
          <w:rFonts w:ascii="Arial" w:eastAsia="HGSｺﾞｼｯｸM" w:hAnsi="Arial" w:cs="Arial" w:hint="eastAsia"/>
          <w:szCs w:val="21"/>
          <w:highlight w:val="magenta"/>
          <w:rPrChange w:id="487" w:author="TRIVECTOR" w:date="2026-03-03T16:53:00Z" w16du:dateUtc="2026-03-03T07:53:00Z">
            <w:rPr>
              <w:rFonts w:ascii="Arial" w:eastAsia="HGSｺﾞｼｯｸM" w:hAnsi="Arial" w:cs="Arial" w:hint="eastAsia"/>
              <w:szCs w:val="21"/>
            </w:rPr>
          </w:rPrChange>
        </w:rPr>
        <w:t>民次は</w:t>
      </w:r>
      <w:r w:rsidR="00AC2E1F" w:rsidRPr="00806CF0">
        <w:rPr>
          <w:rFonts w:ascii="Arial" w:eastAsia="HGSｺﾞｼｯｸM" w:hAnsi="Arial" w:cs="Arial"/>
          <w:szCs w:val="21"/>
        </w:rPr>
        <w:t>これから起こるべき戦争を予見し、絵画の力でとどめようとしたのでしょう。</w:t>
      </w:r>
    </w:p>
    <w:p w14:paraId="589D8CD5" w14:textId="77777777" w:rsidR="00AC2E1F" w:rsidRDefault="00AC2E1F" w:rsidP="00AC2E1F">
      <w:pPr>
        <w:rPr>
          <w:rFonts w:ascii="Arial" w:eastAsia="HGSｺﾞｼｯｸM" w:hAnsi="Arial" w:cs="Arial"/>
          <w:szCs w:val="21"/>
        </w:rPr>
      </w:pPr>
    </w:p>
    <w:p w14:paraId="2F30AE68" w14:textId="77777777" w:rsidR="00AC2E1F" w:rsidRPr="00806CF0" w:rsidRDefault="00AC2E1F" w:rsidP="00AC2E1F">
      <w:pPr>
        <w:rPr>
          <w:rFonts w:ascii="Arial" w:eastAsia="HGSｺﾞｼｯｸM" w:hAnsi="Arial" w:cs="Arial"/>
          <w:szCs w:val="21"/>
        </w:rPr>
      </w:pPr>
    </w:p>
    <w:p w14:paraId="799F9C40" w14:textId="32CFB8CD" w:rsidR="00AC2E1F" w:rsidRPr="00806CF0" w:rsidRDefault="00C20CE7" w:rsidP="00AC2E1F">
      <w:pPr>
        <w:rPr>
          <w:rFonts w:ascii="Arial" w:eastAsia="HGSｺﾞｼｯｸM" w:hAnsi="Arial" w:cs="Arial"/>
          <w:szCs w:val="21"/>
        </w:rPr>
      </w:pPr>
      <w:ins w:id="488" w:author="TRIVECTOR" w:date="2026-03-03T16:34:00Z" w16du:dateUtc="2026-03-03T07:34:00Z">
        <w:r>
          <w:rPr>
            <w:rFonts w:ascii="Arial" w:eastAsia="HGSｺﾞｼｯｸM" w:hAnsi="Arial" w:cs="Arial" w:hint="eastAsia"/>
            <w:b/>
            <w:bCs/>
            <w:szCs w:val="21"/>
          </w:rPr>
          <w:t xml:space="preserve">98 </w:t>
        </w:r>
      </w:ins>
      <w:r w:rsidR="00AC2E1F" w:rsidRPr="00806CF0">
        <w:rPr>
          <w:rFonts w:ascii="Arial" w:eastAsia="HGSｺﾞｼｯｸM" w:hAnsi="Arial" w:cs="Arial"/>
          <w:b/>
          <w:bCs/>
          <w:szCs w:val="21"/>
        </w:rPr>
        <w:t>鳥海青児</w:t>
      </w:r>
      <w:r w:rsidR="00AC2E1F">
        <w:rPr>
          <w:rFonts w:ascii="Arial" w:eastAsia="HGSｺﾞｼｯｸM" w:hAnsi="Arial" w:cs="Arial" w:hint="eastAsia"/>
          <w:b/>
          <w:highlight w:val="yellow"/>
        </w:rPr>
        <w:t>，</w:t>
      </w:r>
      <w:r w:rsidR="00AC2E1F">
        <w:rPr>
          <w:rFonts w:ascii="Arial" w:eastAsia="HGSｺﾞｼｯｸM" w:hAnsi="Arial" w:cs="Arial" w:hint="eastAsia"/>
          <w:b/>
        </w:rPr>
        <w:t>作、</w:t>
      </w:r>
      <w:r w:rsidR="00AC2E1F" w:rsidRPr="00806CF0">
        <w:rPr>
          <w:rFonts w:ascii="Arial" w:eastAsia="HGSｺﾞｼｯｸM" w:hAnsi="Arial" w:cs="Arial"/>
          <w:b/>
          <w:bCs/>
          <w:szCs w:val="21"/>
        </w:rPr>
        <w:t>《</w:t>
      </w:r>
      <w:commentRangeStart w:id="489"/>
      <w:r w:rsidR="00AC2E1F" w:rsidRPr="00806CF0">
        <w:rPr>
          <w:rFonts w:ascii="Arial" w:eastAsia="HGSｺﾞｼｯｸM" w:hAnsi="Arial" w:cs="Arial"/>
          <w:b/>
          <w:szCs w:val="21"/>
        </w:rPr>
        <w:t>狸穴</w:t>
      </w:r>
      <w:commentRangeEnd w:id="489"/>
      <w:r w:rsidR="00AC2E1F" w:rsidRPr="00806CF0">
        <w:rPr>
          <w:rStyle w:val="aa"/>
          <w:rFonts w:ascii="Arial" w:eastAsia="HGSｺﾞｼｯｸM" w:hAnsi="Arial" w:cs="Arial"/>
          <w:b/>
          <w:sz w:val="21"/>
          <w:szCs w:val="21"/>
        </w:rPr>
        <w:commentReference w:id="489"/>
      </w:r>
      <w:r w:rsidR="00AC2E1F" w:rsidRPr="00806CF0">
        <w:rPr>
          <w:rFonts w:ascii="Arial" w:eastAsia="HGSｺﾞｼｯｸM" w:hAnsi="Arial" w:cs="Arial"/>
          <w:b/>
          <w:szCs w:val="21"/>
        </w:rPr>
        <w:t>》</w:t>
      </w:r>
      <w:r w:rsidR="00AC2E1F" w:rsidRPr="00D07B84">
        <w:rPr>
          <w:rFonts w:ascii="Arial" w:eastAsia="HGSｺﾞｼｯｸM" w:hAnsi="Arial" w:cs="Arial" w:hint="eastAsia"/>
          <w:b/>
          <w:szCs w:val="21"/>
          <w:highlight w:val="yellow"/>
        </w:rPr>
        <w:t>。</w:t>
      </w:r>
      <w:r w:rsidR="00AC2E1F" w:rsidRPr="00806CF0">
        <w:rPr>
          <w:rFonts w:ascii="Arial" w:eastAsia="HGSｺﾞｼｯｸM" w:hAnsi="Arial" w:cs="Arial" w:hint="eastAsia"/>
          <w:szCs w:val="21"/>
          <w:highlight w:val="yellow"/>
        </w:rPr>
        <w:t>，</w:t>
      </w:r>
      <w:r w:rsidR="00AC2E1F" w:rsidRPr="00806CF0">
        <w:rPr>
          <w:rFonts w:ascii="Arial" w:eastAsia="HGSｺﾞｼｯｸM" w:hAnsi="Arial" w:cs="Arial"/>
          <w:szCs w:val="21"/>
        </w:rPr>
        <w:t>狸穴とは、ムジナの穴という意味の地名のことです。</w:t>
      </w:r>
      <w:commentRangeStart w:id="490"/>
      <w:r w:rsidR="00AC2E1F" w:rsidRPr="00806CF0">
        <w:rPr>
          <w:rFonts w:ascii="Arial" w:eastAsia="HGSｺﾞｼｯｸM" w:hAnsi="Arial" w:cs="Arial"/>
          <w:szCs w:val="21"/>
        </w:rPr>
        <w:t>鳥海</w:t>
      </w:r>
      <w:commentRangeEnd w:id="490"/>
      <w:r w:rsidR="0017589E" w:rsidRPr="00806CF0">
        <w:rPr>
          <w:rStyle w:val="aa"/>
          <w:rFonts w:ascii="Arial" w:eastAsia="HGSｺﾞｼｯｸM" w:hAnsi="Arial" w:cs="Arial"/>
          <w:sz w:val="21"/>
          <w:szCs w:val="21"/>
        </w:rPr>
        <w:commentReference w:id="490"/>
      </w:r>
      <w:r w:rsidR="00AC2E1F" w:rsidRPr="00806CF0">
        <w:rPr>
          <w:rFonts w:ascii="Arial" w:eastAsia="HGSｺﾞｼｯｸM" w:hAnsi="Arial" w:cs="Arial"/>
          <w:szCs w:val="21"/>
        </w:rPr>
        <w:t>は</w:t>
      </w:r>
      <w:r w:rsidR="00AC2E1F" w:rsidRPr="00806CF0">
        <w:rPr>
          <w:rFonts w:ascii="Arial" w:eastAsia="HGSｺﾞｼｯｸM" w:hAnsi="Arial" w:cs="Arial"/>
          <w:szCs w:val="21"/>
        </w:rPr>
        <w:t>1952</w:t>
      </w:r>
      <w:r w:rsidR="00AC2E1F" w:rsidRPr="00806CF0">
        <w:rPr>
          <w:rFonts w:ascii="Arial" w:eastAsia="HGSｺﾞｼｯｸM" w:hAnsi="Arial" w:cs="Arial"/>
          <w:szCs w:val="21"/>
        </w:rPr>
        <w:t>年、東京の麻布の飯倉片町に引っ越しました。その隣町が麻布狸穴町でした。そこには今でも狸穴坂という急坂があります。縦に真っすぐに描かれた道は、その急坂なのかもしれません。長い坂道の上に、家が</w:t>
      </w:r>
      <w:r w:rsidR="00AC2E1F" w:rsidRPr="00806CF0">
        <w:rPr>
          <w:rFonts w:ascii="Arial" w:eastAsia="HGSｺﾞｼｯｸM" w:hAnsi="Arial" w:cs="Arial"/>
          <w:szCs w:val="21"/>
        </w:rPr>
        <w:t>4</w:t>
      </w:r>
      <w:r w:rsidR="00AC2E1F" w:rsidRPr="00806CF0">
        <w:rPr>
          <w:rFonts w:ascii="Arial" w:eastAsia="HGSｺﾞｼｯｸM" w:hAnsi="Arial" w:cs="Arial" w:hint="eastAsia"/>
          <w:szCs w:val="21"/>
        </w:rPr>
        <w:t>軒</w:t>
      </w:r>
      <w:r w:rsidR="00AC2E1F" w:rsidRPr="00806CF0">
        <w:rPr>
          <w:rFonts w:ascii="Arial" w:eastAsia="HGSｺﾞｼｯｸM" w:hAnsi="Arial" w:cs="Arial"/>
          <w:szCs w:val="21"/>
        </w:rPr>
        <w:t>ぽつんと建っているだけの単調な絵。でも、画面は絵の具がもり上がって、ごつごつしています。幾重にも塗られた絵の具が重なりあって、力強い存在感を主張しています。単調な構図とどっしりとした彫刻のような絵肌。それは目で見るより、手で触って鑑賞してみたくなるような絵です。</w:t>
      </w:r>
    </w:p>
    <w:p w14:paraId="7B3A4699" w14:textId="77777777" w:rsidR="00AC2E1F" w:rsidRDefault="00AC2E1F" w:rsidP="00AC2E1F">
      <w:pPr>
        <w:rPr>
          <w:rFonts w:ascii="Arial" w:eastAsia="HGSｺﾞｼｯｸM" w:hAnsi="Arial" w:cs="Arial"/>
          <w:szCs w:val="21"/>
        </w:rPr>
      </w:pPr>
    </w:p>
    <w:p w14:paraId="1E602E22" w14:textId="77777777" w:rsidR="00AC2E1F" w:rsidRDefault="00AC2E1F" w:rsidP="00AC2E1F">
      <w:pPr>
        <w:rPr>
          <w:rFonts w:ascii="Arial" w:eastAsia="HGSｺﾞｼｯｸM" w:hAnsi="Arial" w:cs="Arial"/>
          <w:szCs w:val="21"/>
        </w:rPr>
      </w:pPr>
    </w:p>
    <w:p w14:paraId="05B34576" w14:textId="4D5543DF" w:rsidR="00AC2E1F" w:rsidRPr="00806CF0" w:rsidRDefault="00C20CE7" w:rsidP="00AC2E1F">
      <w:pPr>
        <w:rPr>
          <w:rFonts w:ascii="Arial" w:eastAsia="HGSｺﾞｼｯｸM" w:hAnsi="Arial" w:cs="Arial"/>
          <w:b/>
          <w:bCs/>
          <w:szCs w:val="21"/>
        </w:rPr>
      </w:pPr>
      <w:ins w:id="491" w:author="TRIVECTOR" w:date="2026-03-03T16:34:00Z" w16du:dateUtc="2026-03-03T07:34:00Z">
        <w:r>
          <w:rPr>
            <w:rFonts w:ascii="Arial" w:eastAsia="HGSｺﾞｼｯｸM" w:hAnsi="Arial" w:cs="Arial" w:hint="eastAsia"/>
            <w:b/>
            <w:bCs/>
            <w:szCs w:val="21"/>
          </w:rPr>
          <w:t xml:space="preserve">99 </w:t>
        </w:r>
      </w:ins>
      <w:r w:rsidR="00AC2E1F" w:rsidRPr="00806CF0">
        <w:rPr>
          <w:rFonts w:ascii="Arial" w:eastAsia="HGSｺﾞｼｯｸM" w:hAnsi="Arial" w:cs="Arial"/>
          <w:b/>
          <w:bCs/>
          <w:szCs w:val="21"/>
        </w:rPr>
        <w:t>竹久夢二</w:t>
      </w:r>
      <w:r w:rsidR="00AC2E1F">
        <w:rPr>
          <w:rFonts w:ascii="Arial" w:eastAsia="HGSｺﾞｼｯｸM" w:hAnsi="Arial" w:cs="Arial" w:hint="eastAsia"/>
          <w:b/>
          <w:highlight w:val="yellow"/>
        </w:rPr>
        <w:t>，</w:t>
      </w:r>
      <w:r w:rsidR="00AC2E1F">
        <w:rPr>
          <w:rFonts w:ascii="Arial" w:eastAsia="HGSｺﾞｼｯｸM" w:hAnsi="Arial" w:cs="Arial" w:hint="eastAsia"/>
          <w:b/>
        </w:rPr>
        <w:t>作、</w:t>
      </w:r>
      <w:r w:rsidR="00AC2E1F" w:rsidRPr="00806CF0">
        <w:rPr>
          <w:rFonts w:ascii="Arial" w:eastAsia="HGSｺﾞｼｯｸM" w:hAnsi="Arial" w:cs="Arial"/>
          <w:b/>
          <w:bCs/>
          <w:szCs w:val="21"/>
        </w:rPr>
        <w:t>《</w:t>
      </w:r>
      <w:r w:rsidR="00AC2E1F" w:rsidRPr="00806CF0">
        <w:rPr>
          <w:rFonts w:ascii="Arial" w:eastAsia="HGSｺﾞｼｯｸM" w:hAnsi="Arial" w:cs="Arial"/>
          <w:b/>
          <w:szCs w:val="21"/>
        </w:rPr>
        <w:t>ギヤマン問屋の夏》</w:t>
      </w:r>
      <w:r w:rsidR="00AC2E1F" w:rsidRPr="00D07B84">
        <w:rPr>
          <w:rFonts w:ascii="Arial" w:eastAsia="HGSｺﾞｼｯｸM" w:hAnsi="Arial" w:cs="Arial" w:hint="eastAsia"/>
          <w:b/>
          <w:szCs w:val="21"/>
          <w:highlight w:val="yellow"/>
        </w:rPr>
        <w:t>。</w:t>
      </w:r>
      <w:r w:rsidR="00AC2E1F" w:rsidRPr="00806CF0">
        <w:rPr>
          <w:rFonts w:ascii="Arial" w:eastAsia="HGSｺﾞｼｯｸM" w:hAnsi="Arial" w:cs="Arial" w:hint="eastAsia"/>
          <w:szCs w:val="21"/>
          <w:highlight w:val="yellow"/>
        </w:rPr>
        <w:t>，</w:t>
      </w:r>
      <w:r w:rsidR="00AC2E1F" w:rsidRPr="00806CF0">
        <w:rPr>
          <w:rFonts w:ascii="Arial" w:eastAsia="HGSｺﾞｼｯｸM" w:hAnsi="Arial" w:cs="Arial"/>
          <w:szCs w:val="21"/>
        </w:rPr>
        <w:t>「ギヤマン」とは、キリスト教の</w:t>
      </w:r>
      <w:r w:rsidR="00AC2E1F" w:rsidRPr="0017589E">
        <w:rPr>
          <w:rFonts w:ascii="Arial" w:eastAsia="HGSｺﾞｼｯｸM" w:hAnsi="Arial" w:cs="Arial" w:hint="eastAsia"/>
          <w:szCs w:val="21"/>
          <w:highlight w:val="magenta"/>
          <w:rPrChange w:id="492" w:author="TRIVECTOR" w:date="2026-03-03T16:54:00Z" w16du:dateUtc="2026-03-03T07:54:00Z">
            <w:rPr>
              <w:rFonts w:ascii="Arial" w:eastAsia="HGSｺﾞｼｯｸM" w:hAnsi="Arial" w:cs="Arial" w:hint="eastAsia"/>
              <w:szCs w:val="21"/>
            </w:rPr>
          </w:rPrChange>
        </w:rPr>
        <w:t>伝来</w:t>
      </w:r>
      <w:r w:rsidR="00AC2E1F" w:rsidRPr="00806CF0">
        <w:rPr>
          <w:rFonts w:ascii="Arial" w:eastAsia="HGSｺﾞｼｯｸM" w:hAnsi="Arial" w:cs="Arial"/>
          <w:szCs w:val="21"/>
        </w:rPr>
        <w:t>とともにもたらされたガラス製品のことです。港に涼しげにすわる少女のまわりに描かれているのが、ギヤマンの皿や壺です。港には橋がかかり洋装の男性や日傘をさした女性が散歩し、そのかなたには教会のような建物も見えます。この絵を描いた</w:t>
      </w:r>
      <w:r w:rsidR="00AC2E1F" w:rsidRPr="00806CF0">
        <w:rPr>
          <w:rFonts w:ascii="Arial" w:eastAsia="HGSｺﾞｼｯｸM" w:hAnsi="Arial" w:cs="Arial"/>
          <w:szCs w:val="21"/>
        </w:rPr>
        <w:t>1914</w:t>
      </w:r>
      <w:r w:rsidR="00AC2E1F" w:rsidRPr="00806CF0">
        <w:rPr>
          <w:rFonts w:ascii="Arial" w:eastAsia="HGSｺﾞｼｯｸM" w:hAnsi="Arial" w:cs="Arial"/>
          <w:szCs w:val="21"/>
        </w:rPr>
        <w:t>年に、夢二は恋人の岸たまき</w:t>
      </w:r>
      <w:r w:rsidR="00AC2E1F" w:rsidRPr="00806CF0">
        <w:rPr>
          <w:rFonts w:ascii="Arial" w:eastAsia="HGSｺﾞｼｯｸM" w:hAnsi="Arial" w:cs="Arial"/>
          <w:szCs w:val="21"/>
        </w:rPr>
        <w:lastRenderedPageBreak/>
        <w:t>と「港屋」という店を始めます。そこでは絵本や詩集、カードや千代紙や半襟など、</w:t>
      </w:r>
      <w:r w:rsidR="00AC2E1F" w:rsidRPr="0017589E">
        <w:rPr>
          <w:rFonts w:ascii="Arial" w:eastAsia="HGSｺﾞｼｯｸM" w:hAnsi="Arial" w:cs="Arial" w:hint="eastAsia"/>
          <w:szCs w:val="21"/>
          <w:highlight w:val="magenta"/>
          <w:rPrChange w:id="493" w:author="TRIVECTOR" w:date="2026-03-03T16:55:00Z" w16du:dateUtc="2026-03-03T07:55:00Z">
            <w:rPr>
              <w:rFonts w:ascii="Arial" w:eastAsia="HGSｺﾞｼｯｸM" w:hAnsi="Arial" w:cs="Arial" w:hint="eastAsia"/>
              <w:szCs w:val="21"/>
            </w:rPr>
          </w:rPrChange>
        </w:rPr>
        <w:t>夢二</w:t>
      </w:r>
      <w:r w:rsidR="00AC2E1F" w:rsidRPr="00806CF0">
        <w:rPr>
          <w:rFonts w:ascii="Arial" w:eastAsia="HGSｺﾞｼｯｸM" w:hAnsi="Arial" w:cs="Arial"/>
          <w:szCs w:val="21"/>
        </w:rPr>
        <w:t>の製品を売り、若い女性に大評判となりました。でも</w:t>
      </w:r>
      <w:r w:rsidR="00AC2E1F" w:rsidRPr="0017589E">
        <w:rPr>
          <w:rFonts w:ascii="Arial" w:eastAsia="HGSｺﾞｼｯｸM" w:hAnsi="Arial" w:cs="Arial" w:hint="eastAsia"/>
          <w:szCs w:val="21"/>
          <w:highlight w:val="magenta"/>
          <w:rPrChange w:id="494" w:author="TRIVECTOR" w:date="2026-03-03T16:55:00Z" w16du:dateUtc="2026-03-03T07:55:00Z">
            <w:rPr>
              <w:rFonts w:ascii="Arial" w:eastAsia="HGSｺﾞｼｯｸM" w:hAnsi="Arial" w:cs="Arial" w:hint="eastAsia"/>
              <w:szCs w:val="21"/>
            </w:rPr>
          </w:rPrChange>
        </w:rPr>
        <w:t>、夢二</w:t>
      </w:r>
      <w:r w:rsidR="00AC2E1F" w:rsidRPr="00806CF0">
        <w:rPr>
          <w:rFonts w:ascii="Arial" w:eastAsia="HGSｺﾞｼｯｸM" w:hAnsi="Arial" w:cs="Arial"/>
          <w:szCs w:val="21"/>
        </w:rPr>
        <w:t>の描く異国情緒は、どこか悲しげです。華やかな南蛮文化の影に泣く人々やキリシタンの悲劇を、当時の社会世相と重ねて描きだしています。</w:t>
      </w:r>
    </w:p>
    <w:p w14:paraId="497C664E" w14:textId="77777777" w:rsidR="00AC2E1F" w:rsidRDefault="00AC2E1F" w:rsidP="00AC2E1F">
      <w:pPr>
        <w:rPr>
          <w:rFonts w:ascii="Arial" w:eastAsia="HGSｺﾞｼｯｸM" w:hAnsi="Arial" w:cs="Arial"/>
          <w:szCs w:val="21"/>
        </w:rPr>
      </w:pPr>
    </w:p>
    <w:p w14:paraId="446D9F25" w14:textId="77777777" w:rsidR="00AC2E1F" w:rsidRDefault="00AC2E1F" w:rsidP="00AC2E1F">
      <w:pPr>
        <w:rPr>
          <w:rFonts w:ascii="Arial" w:eastAsia="HGSｺﾞｼｯｸM" w:hAnsi="Arial" w:cs="Arial"/>
          <w:szCs w:val="21"/>
        </w:rPr>
      </w:pPr>
    </w:p>
    <w:p w14:paraId="3C7F1BFE" w14:textId="663BD543" w:rsidR="00AC2E1F" w:rsidRPr="00806CF0" w:rsidRDefault="00C20CE7" w:rsidP="00AC2E1F">
      <w:pPr>
        <w:rPr>
          <w:rFonts w:ascii="Arial" w:eastAsia="HGSｺﾞｼｯｸM" w:hAnsi="Arial" w:cs="Arial"/>
          <w:szCs w:val="21"/>
        </w:rPr>
      </w:pPr>
      <w:ins w:id="495" w:author="TRIVECTOR" w:date="2026-03-03T16:34:00Z" w16du:dateUtc="2026-03-03T07:34:00Z">
        <w:r>
          <w:rPr>
            <w:rFonts w:ascii="Arial" w:eastAsia="HGSｺﾞｼｯｸM" w:hAnsi="Arial" w:cs="Arial" w:hint="eastAsia"/>
            <w:b/>
            <w:bCs/>
            <w:szCs w:val="21"/>
          </w:rPr>
          <w:t xml:space="preserve">100 </w:t>
        </w:r>
      </w:ins>
      <w:r w:rsidR="00AC2E1F" w:rsidRPr="00806CF0">
        <w:rPr>
          <w:rFonts w:ascii="Arial" w:eastAsia="HGSｺﾞｼｯｸM" w:hAnsi="Arial" w:cs="Arial"/>
          <w:b/>
          <w:bCs/>
          <w:szCs w:val="21"/>
        </w:rPr>
        <w:t>難波田龍起</w:t>
      </w:r>
      <w:r w:rsidR="00AC2E1F">
        <w:rPr>
          <w:rFonts w:ascii="Arial" w:eastAsia="HGSｺﾞｼｯｸM" w:hAnsi="Arial" w:cs="Arial" w:hint="eastAsia"/>
          <w:b/>
          <w:highlight w:val="yellow"/>
        </w:rPr>
        <w:t>，</w:t>
      </w:r>
      <w:r w:rsidR="00AC2E1F">
        <w:rPr>
          <w:rFonts w:ascii="Arial" w:eastAsia="HGSｺﾞｼｯｸM" w:hAnsi="Arial" w:cs="Arial" w:hint="eastAsia"/>
          <w:b/>
        </w:rPr>
        <w:t>作、</w:t>
      </w:r>
      <w:r w:rsidR="00AC2E1F" w:rsidRPr="00806CF0">
        <w:rPr>
          <w:rFonts w:ascii="Arial" w:eastAsia="HGSｺﾞｼｯｸM" w:hAnsi="Arial" w:cs="Arial"/>
          <w:b/>
          <w:bCs/>
          <w:szCs w:val="21"/>
        </w:rPr>
        <w:t>《</w:t>
      </w:r>
      <w:commentRangeStart w:id="496"/>
      <w:r w:rsidR="00AC2E1F" w:rsidRPr="00806CF0">
        <w:rPr>
          <w:rFonts w:ascii="Arial" w:eastAsia="HGSｺﾞｼｯｸM" w:hAnsi="Arial" w:cs="Arial"/>
          <w:b/>
          <w:szCs w:val="21"/>
        </w:rPr>
        <w:t>黒と赤</w:t>
      </w:r>
      <w:commentRangeEnd w:id="496"/>
      <w:r w:rsidR="0017589E" w:rsidRPr="00806CF0">
        <w:rPr>
          <w:rStyle w:val="aa"/>
          <w:rFonts w:ascii="Arial" w:eastAsia="HGSｺﾞｼｯｸM" w:hAnsi="Arial" w:cs="Arial"/>
          <w:b/>
          <w:sz w:val="21"/>
          <w:szCs w:val="21"/>
        </w:rPr>
        <w:commentReference w:id="496"/>
      </w:r>
      <w:r w:rsidR="00AC2E1F" w:rsidRPr="00806CF0">
        <w:rPr>
          <w:rFonts w:ascii="Arial" w:eastAsia="HGSｺﾞｼｯｸM" w:hAnsi="Arial" w:cs="Arial"/>
          <w:b/>
          <w:szCs w:val="21"/>
        </w:rPr>
        <w:t>》</w:t>
      </w:r>
      <w:r w:rsidR="00AC2E1F" w:rsidRPr="00D07B84">
        <w:rPr>
          <w:rFonts w:ascii="Arial" w:eastAsia="HGSｺﾞｼｯｸM" w:hAnsi="Arial" w:cs="Arial" w:hint="eastAsia"/>
          <w:b/>
          <w:szCs w:val="21"/>
          <w:highlight w:val="yellow"/>
        </w:rPr>
        <w:t>。</w:t>
      </w:r>
      <w:r w:rsidR="00AC2E1F" w:rsidRPr="00806CF0">
        <w:rPr>
          <w:rFonts w:ascii="Arial" w:eastAsia="HGSｺﾞｼｯｸM" w:hAnsi="Arial" w:cs="Arial" w:hint="eastAsia"/>
          <w:szCs w:val="21"/>
          <w:highlight w:val="yellow"/>
        </w:rPr>
        <w:t>，</w:t>
      </w:r>
      <w:r w:rsidR="00AC2E1F" w:rsidRPr="00806CF0">
        <w:rPr>
          <w:rFonts w:ascii="Arial" w:eastAsia="HGSｺﾞｼｯｸM" w:hAnsi="Arial" w:cs="Arial"/>
          <w:szCs w:val="21"/>
        </w:rPr>
        <w:t>幾重にも重なった淡い色彩に、細く鋭い線が斜めに走っていきます。それは燃え上がる白い炎のようでもあり、飛び立つ鳥の群れにも見えてきます。たしかにその中で黒と赤の色彩がアクセントを放っています。龍起が</w:t>
      </w:r>
      <w:r w:rsidR="00AC2E1F" w:rsidRPr="00806CF0">
        <w:rPr>
          <w:rFonts w:ascii="Arial" w:eastAsia="HGSｺﾞｼｯｸM" w:hAnsi="Arial" w:cs="Arial"/>
          <w:szCs w:val="21"/>
        </w:rPr>
        <w:t>8</w:t>
      </w:r>
      <w:r w:rsidR="00AC2E1F" w:rsidRPr="00806CF0">
        <w:rPr>
          <w:rFonts w:ascii="Arial" w:eastAsia="HGSｺﾞｼｯｸM" w:hAnsi="Arial" w:cs="Arial"/>
          <w:szCs w:val="21"/>
        </w:rPr>
        <w:t>歳のときに引っ越した家の隣には、</w:t>
      </w:r>
      <w:r w:rsidR="00AC2E1F" w:rsidRPr="0017589E">
        <w:rPr>
          <w:rFonts w:ascii="Arial" w:eastAsia="HGSｺﾞｼｯｸM" w:hAnsi="Arial" w:cs="Arial" w:hint="eastAsia"/>
          <w:szCs w:val="21"/>
          <w:highlight w:val="magenta"/>
          <w:rPrChange w:id="497" w:author="TRIVECTOR" w:date="2026-03-03T16:57:00Z" w16du:dateUtc="2026-03-03T07:57:00Z">
            <w:rPr>
              <w:rFonts w:ascii="Arial" w:eastAsia="HGSｺﾞｼｯｸM" w:hAnsi="Arial" w:cs="Arial" w:hint="eastAsia"/>
              <w:szCs w:val="21"/>
            </w:rPr>
          </w:rPrChange>
        </w:rPr>
        <w:t>詩人</w:t>
      </w:r>
      <w:r w:rsidR="00AC2E1F" w:rsidRPr="00806CF0">
        <w:rPr>
          <w:rFonts w:ascii="Arial" w:eastAsia="HGSｺﾞｼｯｸM" w:hAnsi="Arial" w:cs="Arial"/>
          <w:szCs w:val="21"/>
        </w:rPr>
        <w:t>で彫刻家の</w:t>
      </w:r>
      <w:r w:rsidR="00AC2E1F" w:rsidRPr="0017589E">
        <w:rPr>
          <w:rFonts w:ascii="Arial" w:eastAsia="HGSｺﾞｼｯｸM" w:hAnsi="Arial" w:cs="Arial" w:hint="eastAsia"/>
          <w:szCs w:val="21"/>
          <w:highlight w:val="magenta"/>
          <w:rPrChange w:id="498" w:author="TRIVECTOR" w:date="2026-03-03T16:57:00Z" w16du:dateUtc="2026-03-03T07:57:00Z">
            <w:rPr>
              <w:rFonts w:ascii="Arial" w:eastAsia="HGSｺﾞｼｯｸM" w:hAnsi="Arial" w:cs="Arial" w:hint="eastAsia"/>
              <w:szCs w:val="21"/>
            </w:rPr>
          </w:rPrChange>
        </w:rPr>
        <w:t>高村光太郎</w:t>
      </w:r>
      <w:r w:rsidR="00AC2E1F" w:rsidRPr="00806CF0">
        <w:rPr>
          <w:rFonts w:ascii="Arial" w:eastAsia="HGSｺﾞｼｯｸM" w:hAnsi="Arial" w:cs="Arial"/>
          <w:szCs w:val="21"/>
        </w:rPr>
        <w:t>が住んでいました。その影響で</w:t>
      </w:r>
      <w:r w:rsidR="00AC2E1F" w:rsidRPr="0017589E">
        <w:rPr>
          <w:rFonts w:ascii="Arial" w:eastAsia="HGSｺﾞｼｯｸM" w:hAnsi="Arial" w:cs="Arial" w:hint="eastAsia"/>
          <w:szCs w:val="21"/>
          <w:highlight w:val="magenta"/>
          <w:rPrChange w:id="499" w:author="TRIVECTOR" w:date="2026-03-03T16:57:00Z" w16du:dateUtc="2026-03-03T07:57:00Z">
            <w:rPr>
              <w:rFonts w:ascii="Arial" w:eastAsia="HGSｺﾞｼｯｸM" w:hAnsi="Arial" w:cs="Arial" w:hint="eastAsia"/>
              <w:szCs w:val="21"/>
            </w:rPr>
          </w:rPrChange>
        </w:rPr>
        <w:t>龍起</w:t>
      </w:r>
      <w:r w:rsidR="00AC2E1F" w:rsidRPr="00806CF0">
        <w:rPr>
          <w:rFonts w:ascii="Arial" w:eastAsia="HGSｺﾞｼｯｸM" w:hAnsi="Arial" w:cs="Arial"/>
          <w:szCs w:val="21"/>
        </w:rPr>
        <w:t>は画家をめざし、光太郎から</w:t>
      </w:r>
      <w:r w:rsidR="00AC2E1F" w:rsidRPr="005260B0">
        <w:rPr>
          <w:rFonts w:ascii="Arial" w:eastAsia="HGSｺﾞｼｯｸM" w:hAnsi="Arial" w:cs="Arial" w:hint="eastAsia"/>
          <w:szCs w:val="21"/>
          <w:highlight w:val="yellow"/>
        </w:rPr>
        <w:t>，</w:t>
      </w:r>
      <w:r w:rsidR="00AC2E1F" w:rsidRPr="00FD1761">
        <w:rPr>
          <w:rFonts w:ascii="Arial" w:eastAsia="HGSｺﾞｼｯｸM" w:hAnsi="Arial" w:cs="Arial" w:hint="eastAsia"/>
          <w:szCs w:val="21"/>
        </w:rPr>
        <w:t>「</w:t>
      </w:r>
      <w:r w:rsidR="00AC2E1F" w:rsidRPr="00FD1761">
        <w:rPr>
          <w:rFonts w:ascii="Arial" w:eastAsia="HGSｺﾞｼｯｸM" w:hAnsi="Arial" w:cs="Arial"/>
          <w:szCs w:val="21"/>
        </w:rPr>
        <w:t>内面の必然性</w:t>
      </w:r>
      <w:r w:rsidR="00AC2E1F" w:rsidRPr="00FD1761">
        <w:rPr>
          <w:rFonts w:ascii="Arial" w:eastAsia="HGSｺﾞｼｯｸM" w:hAnsi="Arial" w:cs="Arial" w:hint="eastAsia"/>
          <w:szCs w:val="21"/>
        </w:rPr>
        <w:t>」</w:t>
      </w:r>
      <w:r w:rsidR="00AC2E1F" w:rsidRPr="00806CF0">
        <w:rPr>
          <w:rFonts w:ascii="Arial" w:eastAsia="HGSｺﾞｼｯｸM" w:hAnsi="Arial" w:cs="Arial"/>
          <w:szCs w:val="21"/>
        </w:rPr>
        <w:t>を描く画家とよばれるようになりました。</w:t>
      </w:r>
      <w:r w:rsidR="00AC2E1F" w:rsidRPr="00806CF0">
        <w:rPr>
          <w:rFonts w:ascii="Arial" w:eastAsia="HGSｺﾞｼｯｸM" w:hAnsi="Arial" w:cs="Arial"/>
          <w:szCs w:val="21"/>
        </w:rPr>
        <w:t>1956</w:t>
      </w:r>
      <w:r w:rsidR="00AC2E1F" w:rsidRPr="00806CF0">
        <w:rPr>
          <w:rFonts w:ascii="Arial" w:eastAsia="HGSｺﾞｼｯｸM" w:hAnsi="Arial" w:cs="Arial"/>
          <w:szCs w:val="21"/>
        </w:rPr>
        <w:t>年、その</w:t>
      </w:r>
      <w:r w:rsidR="00AC2E1F" w:rsidRPr="0017589E">
        <w:rPr>
          <w:rFonts w:ascii="Arial" w:eastAsia="HGSｺﾞｼｯｸM" w:hAnsi="Arial" w:cs="Arial" w:hint="eastAsia"/>
          <w:szCs w:val="21"/>
          <w:highlight w:val="magenta"/>
          <w:rPrChange w:id="500" w:author="TRIVECTOR" w:date="2026-03-03T16:57:00Z" w16du:dateUtc="2026-03-03T07:57:00Z">
            <w:rPr>
              <w:rFonts w:ascii="Arial" w:eastAsia="HGSｺﾞｼｯｸM" w:hAnsi="Arial" w:cs="Arial" w:hint="eastAsia"/>
              <w:szCs w:val="21"/>
            </w:rPr>
          </w:rPrChange>
        </w:rPr>
        <w:t>光太郎</w:t>
      </w:r>
      <w:r w:rsidR="00AC2E1F" w:rsidRPr="00806CF0">
        <w:rPr>
          <w:rFonts w:ascii="Arial" w:eastAsia="HGSｺﾞｼｯｸM" w:hAnsi="Arial" w:cs="Arial"/>
          <w:szCs w:val="21"/>
        </w:rPr>
        <w:t>が亡くなったとき、龍起は激しいショックを受けました。以来、龍起の作品は詩人の魂をひきついだように、深い内面の世界を描きつづけ、</w:t>
      </w:r>
      <w:r w:rsidR="00AC2E1F" w:rsidRPr="00FD1761">
        <w:rPr>
          <w:rFonts w:ascii="Arial" w:eastAsia="HGSｺﾞｼｯｸM" w:hAnsi="Arial" w:cs="Arial" w:hint="eastAsia"/>
          <w:szCs w:val="21"/>
        </w:rPr>
        <w:t>「</w:t>
      </w:r>
      <w:r w:rsidR="00AC2E1F" w:rsidRPr="0017589E">
        <w:rPr>
          <w:rFonts w:ascii="Arial" w:eastAsia="HGSｺﾞｼｯｸM" w:hAnsi="Arial" w:cs="Arial" w:hint="eastAsia"/>
          <w:szCs w:val="21"/>
          <w:highlight w:val="magenta"/>
          <w:rPrChange w:id="501" w:author="TRIVECTOR" w:date="2026-03-03T16:57:00Z" w16du:dateUtc="2026-03-03T07:57:00Z">
            <w:rPr>
              <w:rFonts w:ascii="Arial" w:eastAsia="HGSｺﾞｼｯｸM" w:hAnsi="Arial" w:cs="Arial" w:hint="eastAsia"/>
              <w:szCs w:val="21"/>
            </w:rPr>
          </w:rPrChange>
        </w:rPr>
        <w:t>魂の</w:t>
      </w:r>
      <w:r w:rsidR="00AC2E1F" w:rsidRPr="00806CF0">
        <w:rPr>
          <w:rFonts w:ascii="Arial" w:eastAsia="HGSｺﾞｼｯｸM" w:hAnsi="Arial" w:cs="Arial"/>
          <w:szCs w:val="21"/>
        </w:rPr>
        <w:t>画業</w:t>
      </w:r>
      <w:r w:rsidR="00AC2E1F">
        <w:rPr>
          <w:rFonts w:ascii="Arial" w:eastAsia="HGSｺﾞｼｯｸM" w:hAnsi="Arial" w:cs="Arial" w:hint="eastAsia"/>
          <w:szCs w:val="21"/>
        </w:rPr>
        <w:t>」</w:t>
      </w:r>
      <w:r w:rsidR="00AC2E1F" w:rsidRPr="00806CF0">
        <w:rPr>
          <w:rFonts w:ascii="Arial" w:eastAsia="HGSｺﾞｼｯｸM" w:hAnsi="Arial" w:cs="Arial"/>
          <w:szCs w:val="21"/>
        </w:rPr>
        <w:t>とよばれる人生をたどりました。</w:t>
      </w:r>
    </w:p>
    <w:p w14:paraId="7361B909" w14:textId="77777777" w:rsidR="00AC2E1F" w:rsidRDefault="00AC2E1F" w:rsidP="00AC2E1F">
      <w:pPr>
        <w:rPr>
          <w:rFonts w:ascii="Arial" w:eastAsia="HGSｺﾞｼｯｸM" w:hAnsi="Arial" w:cs="Arial"/>
          <w:szCs w:val="21"/>
        </w:rPr>
      </w:pPr>
    </w:p>
    <w:p w14:paraId="07047F57" w14:textId="77777777" w:rsidR="00AC2E1F" w:rsidRDefault="00AC2E1F" w:rsidP="00AC2E1F">
      <w:pPr>
        <w:rPr>
          <w:rFonts w:ascii="Arial" w:eastAsia="HGSｺﾞｼｯｸM" w:hAnsi="Arial" w:cs="Arial"/>
          <w:szCs w:val="21"/>
        </w:rPr>
      </w:pPr>
    </w:p>
    <w:p w14:paraId="5295E3D4" w14:textId="3E4CB301" w:rsidR="00AC2E1F" w:rsidRPr="00806CF0" w:rsidRDefault="0017589E" w:rsidP="00AC2E1F">
      <w:pPr>
        <w:rPr>
          <w:rFonts w:ascii="Arial" w:eastAsia="HGSｺﾞｼｯｸM" w:hAnsi="Arial" w:cs="Arial"/>
          <w:szCs w:val="21"/>
        </w:rPr>
      </w:pPr>
      <w:ins w:id="502" w:author="TRIVECTOR" w:date="2026-03-03T16:55:00Z" w16du:dateUtc="2026-03-03T07:55:00Z">
        <w:r>
          <w:rPr>
            <w:rFonts w:ascii="Arial" w:eastAsia="HGSｺﾞｼｯｸM" w:hAnsi="Arial" w:cs="Arial" w:hint="eastAsia"/>
            <w:b/>
            <w:bCs/>
            <w:szCs w:val="21"/>
          </w:rPr>
          <w:t>101</w:t>
        </w:r>
      </w:ins>
      <w:ins w:id="503" w:author="TRIVECTOR" w:date="2026-03-03T16:58:00Z" w16du:dateUtc="2026-03-03T07:58:00Z">
        <w:r>
          <w:rPr>
            <w:rFonts w:ascii="Arial" w:eastAsia="HGSｺﾞｼｯｸM" w:hAnsi="Arial" w:cs="Arial" w:hint="eastAsia"/>
            <w:b/>
            <w:bCs/>
            <w:szCs w:val="21"/>
          </w:rPr>
          <w:t xml:space="preserve"> </w:t>
        </w:r>
      </w:ins>
      <w:r w:rsidR="00AC2E1F" w:rsidRPr="00806CF0">
        <w:rPr>
          <w:rFonts w:ascii="Arial" w:eastAsia="HGSｺﾞｼｯｸM" w:hAnsi="Arial" w:cs="Arial"/>
          <w:b/>
          <w:bCs/>
          <w:szCs w:val="21"/>
        </w:rPr>
        <w:t>鶴岡政男</w:t>
      </w:r>
      <w:r w:rsidR="00AC2E1F">
        <w:rPr>
          <w:rFonts w:ascii="Arial" w:eastAsia="HGSｺﾞｼｯｸM" w:hAnsi="Arial" w:cs="Arial" w:hint="eastAsia"/>
          <w:b/>
          <w:highlight w:val="yellow"/>
        </w:rPr>
        <w:t>，</w:t>
      </w:r>
      <w:r w:rsidR="00AC2E1F">
        <w:rPr>
          <w:rFonts w:ascii="Arial" w:eastAsia="HGSｺﾞｼｯｸM" w:hAnsi="Arial" w:cs="Arial" w:hint="eastAsia"/>
          <w:b/>
        </w:rPr>
        <w:t>作、</w:t>
      </w:r>
      <w:r w:rsidR="00AC2E1F" w:rsidRPr="00806CF0">
        <w:rPr>
          <w:rFonts w:ascii="Arial" w:eastAsia="HGSｺﾞｼｯｸM" w:hAnsi="Arial" w:cs="Arial"/>
          <w:b/>
          <w:bCs/>
          <w:szCs w:val="21"/>
        </w:rPr>
        <w:t>《</w:t>
      </w:r>
      <w:r w:rsidR="00AC2E1F" w:rsidRPr="00806CF0">
        <w:rPr>
          <w:rFonts w:ascii="Arial" w:eastAsia="HGSｺﾞｼｯｸM" w:hAnsi="Arial" w:cs="Arial"/>
          <w:b/>
          <w:szCs w:val="21"/>
        </w:rPr>
        <w:t>人間気化》</w:t>
      </w:r>
      <w:r w:rsidR="00AC2E1F" w:rsidRPr="00D07B84">
        <w:rPr>
          <w:rFonts w:ascii="Arial" w:eastAsia="HGSｺﾞｼｯｸM" w:hAnsi="Arial" w:cs="Arial" w:hint="eastAsia"/>
          <w:b/>
          <w:szCs w:val="21"/>
          <w:highlight w:val="yellow"/>
        </w:rPr>
        <w:t>。</w:t>
      </w:r>
      <w:r w:rsidR="00AC2E1F" w:rsidRPr="00806CF0">
        <w:rPr>
          <w:rFonts w:ascii="Arial" w:eastAsia="HGSｺﾞｼｯｸM" w:hAnsi="Arial" w:cs="Arial" w:hint="eastAsia"/>
          <w:szCs w:val="21"/>
          <w:highlight w:val="yellow"/>
        </w:rPr>
        <w:t>，</w:t>
      </w:r>
      <w:r w:rsidR="00AC2E1F" w:rsidRPr="00806CF0">
        <w:rPr>
          <w:rFonts w:ascii="Arial" w:eastAsia="HGSｺﾞｼｯｸM" w:hAnsi="Arial" w:cs="Arial"/>
          <w:szCs w:val="21"/>
        </w:rPr>
        <w:t>「人間気化」とは</w:t>
      </w:r>
      <w:r w:rsidR="00AC2E1F" w:rsidRPr="005260B0">
        <w:rPr>
          <w:rFonts w:ascii="Arial" w:eastAsia="HGSｺﾞｼｯｸM" w:hAnsi="Arial" w:cs="Arial" w:hint="eastAsia"/>
          <w:szCs w:val="21"/>
          <w:highlight w:val="yellow"/>
        </w:rPr>
        <w:t>，</w:t>
      </w:r>
      <w:r w:rsidR="00AC2E1F" w:rsidRPr="00806CF0">
        <w:rPr>
          <w:rFonts w:ascii="Arial" w:eastAsia="HGSｺﾞｼｯｸM" w:hAnsi="Arial" w:cs="Arial"/>
          <w:szCs w:val="21"/>
        </w:rPr>
        <w:t>どういうことでしょうか。下段の一枚が爆発のエネルギーを、中段の三枚が爆発で気体になっていく人間を、上段の一枚が気化した人間がゆらゆらと空にのぼっていくようすだと作者は語りました。作者は、けして広島、長崎への原爆投下のことだとは語りませんでしたが、十字架の形に構成されたこの絵を見ると、原爆投下と人間の背負うべき罪とを意識しないわけにはいきません。</w:t>
      </w:r>
      <w:r w:rsidR="00AC2E1F" w:rsidRPr="00806CF0">
        <w:rPr>
          <w:rFonts w:ascii="Arial" w:eastAsia="HGSｺﾞｼｯｸM" w:hAnsi="Arial" w:cs="Arial"/>
          <w:szCs w:val="21"/>
        </w:rPr>
        <w:t>1937</w:t>
      </w:r>
      <w:r w:rsidR="00AC2E1F" w:rsidRPr="00806CF0">
        <w:rPr>
          <w:rFonts w:ascii="Arial" w:eastAsia="HGSｺﾞｼｯｸM" w:hAnsi="Arial" w:cs="Arial"/>
          <w:szCs w:val="21"/>
        </w:rPr>
        <w:t>年から日中戦争の最前線に送られて、生死の極限状態を体験してきた鶴岡は、人間の</w:t>
      </w:r>
      <w:commentRangeStart w:id="504"/>
      <w:r w:rsidR="00AC2E1F" w:rsidRPr="00806CF0">
        <w:rPr>
          <w:rFonts w:ascii="Arial" w:eastAsia="HGSｺﾞｼｯｸM" w:hAnsi="Arial" w:cs="Arial"/>
          <w:szCs w:val="21"/>
        </w:rPr>
        <w:t>業</w:t>
      </w:r>
      <w:commentRangeEnd w:id="504"/>
      <w:r w:rsidR="00AC2E1F" w:rsidRPr="00806CF0">
        <w:rPr>
          <w:rStyle w:val="aa"/>
          <w:rFonts w:ascii="Arial" w:eastAsia="HGSｺﾞｼｯｸM" w:hAnsi="Arial" w:cs="Arial"/>
          <w:sz w:val="21"/>
          <w:szCs w:val="21"/>
        </w:rPr>
        <w:commentReference w:id="504"/>
      </w:r>
      <w:r w:rsidR="00AC2E1F" w:rsidRPr="00806CF0">
        <w:rPr>
          <w:rFonts w:ascii="Arial" w:eastAsia="HGSｺﾞｼｯｸM" w:hAnsi="Arial" w:cs="Arial"/>
          <w:szCs w:val="21"/>
        </w:rPr>
        <w:t>の深さを身にしみて実感しました。しかし、鶴岡は</w:t>
      </w:r>
      <w:r w:rsidR="00AC2E1F" w:rsidRPr="00274BCF">
        <w:rPr>
          <w:rFonts w:ascii="Arial" w:eastAsia="HGSｺﾞｼｯｸM" w:hAnsi="Arial" w:cs="Arial" w:hint="eastAsia"/>
          <w:szCs w:val="21"/>
          <w:highlight w:val="magenta"/>
          <w:rPrChange w:id="505" w:author="TRIVECTOR" w:date="2026-03-03T17:01:00Z" w16du:dateUtc="2026-03-03T08:01:00Z">
            <w:rPr>
              <w:rFonts w:ascii="Arial" w:eastAsia="HGSｺﾞｼｯｸM" w:hAnsi="Arial" w:cs="Arial" w:hint="eastAsia"/>
              <w:szCs w:val="21"/>
            </w:rPr>
          </w:rPrChange>
        </w:rPr>
        <w:t>終生</w:t>
      </w:r>
      <w:r w:rsidR="00AC2E1F" w:rsidRPr="00806CF0">
        <w:rPr>
          <w:rFonts w:ascii="Arial" w:eastAsia="HGSｺﾞｼｯｸM" w:hAnsi="Arial" w:cs="Arial"/>
          <w:szCs w:val="21"/>
        </w:rPr>
        <w:t>人間を描きつづけ、人間への希望を捨てることはありませんでした。</w:t>
      </w:r>
    </w:p>
    <w:p w14:paraId="5B5210D5" w14:textId="77777777" w:rsidR="00AC2E1F" w:rsidRDefault="00AC2E1F" w:rsidP="00AC2E1F">
      <w:pPr>
        <w:rPr>
          <w:rFonts w:ascii="Arial" w:eastAsia="HGSｺﾞｼｯｸM" w:hAnsi="Arial" w:cs="Arial"/>
          <w:szCs w:val="21"/>
        </w:rPr>
      </w:pPr>
    </w:p>
    <w:p w14:paraId="765CACE4" w14:textId="77777777" w:rsidR="00AC2E1F" w:rsidRDefault="00AC2E1F" w:rsidP="00AC2E1F">
      <w:pPr>
        <w:rPr>
          <w:rFonts w:ascii="Arial" w:eastAsia="HGSｺﾞｼｯｸM" w:hAnsi="Arial" w:cs="Arial"/>
          <w:szCs w:val="21"/>
        </w:rPr>
      </w:pPr>
    </w:p>
    <w:p w14:paraId="5C61AE26" w14:textId="61850D0F" w:rsidR="00AC2E1F" w:rsidRPr="00806CF0" w:rsidRDefault="0017589E" w:rsidP="00AC2E1F">
      <w:pPr>
        <w:rPr>
          <w:rFonts w:ascii="Arial" w:eastAsia="HGSｺﾞｼｯｸM" w:hAnsi="Arial" w:cs="Arial"/>
          <w:szCs w:val="21"/>
        </w:rPr>
      </w:pPr>
      <w:ins w:id="506" w:author="TRIVECTOR" w:date="2026-03-03T16:57:00Z" w16du:dateUtc="2026-03-03T07:57:00Z">
        <w:r>
          <w:rPr>
            <w:rFonts w:ascii="Arial" w:eastAsia="HGSｺﾞｼｯｸM" w:hAnsi="Arial" w:cs="Arial" w:hint="eastAsia"/>
            <w:b/>
            <w:bCs/>
            <w:szCs w:val="21"/>
          </w:rPr>
          <w:t xml:space="preserve">102 </w:t>
        </w:r>
      </w:ins>
      <w:r w:rsidR="00AC2E1F" w:rsidRPr="00806CF0">
        <w:rPr>
          <w:rFonts w:ascii="Arial" w:eastAsia="HGSｺﾞｼｯｸM" w:hAnsi="Arial" w:cs="Arial"/>
          <w:b/>
          <w:bCs/>
          <w:szCs w:val="21"/>
        </w:rPr>
        <w:t>柳原義達</w:t>
      </w:r>
      <w:r w:rsidR="00AC2E1F">
        <w:rPr>
          <w:rFonts w:ascii="Arial" w:eastAsia="HGSｺﾞｼｯｸM" w:hAnsi="Arial" w:cs="Arial" w:hint="eastAsia"/>
          <w:b/>
          <w:highlight w:val="yellow"/>
        </w:rPr>
        <w:t>，</w:t>
      </w:r>
      <w:r w:rsidR="00AC2E1F">
        <w:rPr>
          <w:rFonts w:ascii="Arial" w:eastAsia="HGSｺﾞｼｯｸM" w:hAnsi="Arial" w:cs="Arial" w:hint="eastAsia"/>
          <w:b/>
        </w:rPr>
        <w:t>作、</w:t>
      </w:r>
      <w:r w:rsidR="00AC2E1F" w:rsidRPr="00806CF0">
        <w:rPr>
          <w:rFonts w:ascii="Arial" w:eastAsia="HGSｺﾞｼｯｸM" w:hAnsi="Arial" w:cs="Arial"/>
          <w:b/>
          <w:bCs/>
          <w:szCs w:val="21"/>
        </w:rPr>
        <w:t>《</w:t>
      </w:r>
      <w:r w:rsidR="00AC2E1F" w:rsidRPr="00806CF0">
        <w:rPr>
          <w:rFonts w:ascii="Arial" w:eastAsia="HGSｺﾞｼｯｸM" w:hAnsi="Arial" w:cs="Arial"/>
          <w:b/>
          <w:szCs w:val="21"/>
        </w:rPr>
        <w:t>風の中の鴉》</w:t>
      </w:r>
      <w:r w:rsidR="00AC2E1F" w:rsidRPr="00D07B84">
        <w:rPr>
          <w:rFonts w:ascii="Arial" w:eastAsia="HGSｺﾞｼｯｸM" w:hAnsi="Arial" w:cs="Arial" w:hint="eastAsia"/>
          <w:b/>
          <w:szCs w:val="21"/>
          <w:highlight w:val="yellow"/>
        </w:rPr>
        <w:t>。</w:t>
      </w:r>
      <w:r w:rsidR="00AC2E1F" w:rsidRPr="00806CF0">
        <w:rPr>
          <w:rFonts w:ascii="Arial" w:eastAsia="HGSｺﾞｼｯｸM" w:hAnsi="Arial" w:cs="Arial" w:hint="eastAsia"/>
          <w:szCs w:val="21"/>
          <w:highlight w:val="yellow"/>
        </w:rPr>
        <w:t>，</w:t>
      </w:r>
      <w:r w:rsidR="00AC2E1F" w:rsidRPr="00806CF0">
        <w:rPr>
          <w:rFonts w:ascii="Arial" w:eastAsia="HGSｺﾞｼｯｸM" w:hAnsi="Arial" w:cs="Arial"/>
          <w:szCs w:val="21"/>
        </w:rPr>
        <w:t>この彫刻から、あなたには何が見えますか。大きな足の爪を立てて、しっかりと石をつかむ</w:t>
      </w:r>
      <w:commentRangeStart w:id="507"/>
      <w:r w:rsidR="00AC2E1F" w:rsidRPr="00274BCF">
        <w:rPr>
          <w:rFonts w:ascii="Arial" w:eastAsia="HGSｺﾞｼｯｸM" w:hAnsi="Arial" w:cs="Arial" w:hint="eastAsia"/>
          <w:szCs w:val="21"/>
          <w:highlight w:val="magenta"/>
          <w:rPrChange w:id="508" w:author="TRIVECTOR" w:date="2026-03-03T17:01:00Z" w16du:dateUtc="2026-03-03T08:01:00Z">
            <w:rPr>
              <w:rFonts w:ascii="Arial" w:eastAsia="HGSｺﾞｼｯｸM" w:hAnsi="Arial" w:cs="Arial" w:hint="eastAsia"/>
              <w:szCs w:val="21"/>
            </w:rPr>
          </w:rPrChange>
        </w:rPr>
        <w:t>鴉</w:t>
      </w:r>
      <w:commentRangeEnd w:id="507"/>
      <w:r w:rsidR="00AC2E1F" w:rsidRPr="00274BCF">
        <w:rPr>
          <w:rStyle w:val="aa"/>
          <w:rFonts w:ascii="Arial" w:eastAsia="HGSｺﾞｼｯｸM" w:hAnsi="Arial" w:cs="Arial" w:hint="eastAsia"/>
          <w:sz w:val="21"/>
          <w:szCs w:val="21"/>
          <w:highlight w:val="magenta"/>
          <w:rPrChange w:id="509" w:author="TRIVECTOR" w:date="2026-03-03T17:01:00Z" w16du:dateUtc="2026-03-03T08:01:00Z">
            <w:rPr>
              <w:rStyle w:val="aa"/>
              <w:rFonts w:ascii="Arial" w:eastAsia="HGSｺﾞｼｯｸM" w:hAnsi="Arial" w:cs="Arial" w:hint="eastAsia"/>
              <w:sz w:val="21"/>
              <w:szCs w:val="21"/>
            </w:rPr>
          </w:rPrChange>
        </w:rPr>
        <w:commentReference w:id="507"/>
      </w:r>
      <w:r w:rsidR="00AC2E1F" w:rsidRPr="00274BCF">
        <w:rPr>
          <w:rFonts w:ascii="Arial" w:eastAsia="HGSｺﾞｼｯｸM" w:hAnsi="Arial" w:cs="Arial" w:hint="eastAsia"/>
          <w:szCs w:val="21"/>
          <w:highlight w:val="magenta"/>
          <w:rPrChange w:id="510" w:author="TRIVECTOR" w:date="2026-03-03T17:01:00Z" w16du:dateUtc="2026-03-03T08:01:00Z">
            <w:rPr>
              <w:rFonts w:ascii="Arial" w:eastAsia="HGSｺﾞｼｯｸM" w:hAnsi="Arial" w:cs="Arial" w:hint="eastAsia"/>
              <w:szCs w:val="21"/>
            </w:rPr>
          </w:rPrChange>
        </w:rPr>
        <w:t>。</w:t>
      </w:r>
      <w:r w:rsidR="00AC2E1F" w:rsidRPr="00806CF0">
        <w:rPr>
          <w:rFonts w:ascii="Arial" w:eastAsia="HGSｺﾞｼｯｸM" w:hAnsi="Arial" w:cs="Arial"/>
          <w:szCs w:val="21"/>
        </w:rPr>
        <w:t>全身を緊張させ、風に飛ばされないように尾羽を降ろし身構えています。この時、私たちにはカラスだけでなく、吹きすさぶ風も見えてきます。絵であれば空模様や背景を描くことができますが、彫刻にはそのすべがありません。作者はカラスの姿だけで、吹く風や天気や季節さえも私たちの想像を刺激してきます。</w:t>
      </w:r>
      <w:r w:rsidR="00AC2E1F" w:rsidRPr="000A762D">
        <w:rPr>
          <w:rFonts w:ascii="Arial" w:eastAsia="HGSｺﾞｼｯｸM" w:hAnsi="Arial" w:cs="Arial" w:hint="eastAsia"/>
          <w:szCs w:val="21"/>
          <w:highlight w:val="yellow"/>
        </w:rPr>
        <w:t>，</w:t>
      </w:r>
      <w:r w:rsidR="00AC2E1F" w:rsidRPr="00806CF0">
        <w:rPr>
          <w:rFonts w:ascii="Arial" w:eastAsia="HGSｺﾞｼｯｸM" w:hAnsi="Arial" w:cs="Arial"/>
          <w:szCs w:val="21"/>
        </w:rPr>
        <w:t>柳原は鴉や鳩の一連の作品を、自画像になぞらえました。風雪にたえ、暑さ寒さにたえ、取り巻く環境に左右されることなく立ち続ける姿に、自分の人生を重ねて制作したのでしょう。</w:t>
      </w:r>
    </w:p>
    <w:p w14:paraId="2A62C372" w14:textId="77777777" w:rsidR="00AC2E1F" w:rsidRDefault="00AC2E1F" w:rsidP="00AC2E1F">
      <w:pPr>
        <w:rPr>
          <w:rFonts w:ascii="Arial" w:eastAsia="HGSｺﾞｼｯｸM" w:hAnsi="Arial" w:cs="Arial"/>
          <w:szCs w:val="21"/>
        </w:rPr>
      </w:pPr>
    </w:p>
    <w:p w14:paraId="29F0A583" w14:textId="77777777" w:rsidR="00AC2E1F" w:rsidRDefault="00AC2E1F" w:rsidP="00AC2E1F">
      <w:pPr>
        <w:rPr>
          <w:rFonts w:ascii="Arial" w:eastAsia="HGSｺﾞｼｯｸM" w:hAnsi="Arial" w:cs="Arial"/>
          <w:szCs w:val="21"/>
        </w:rPr>
      </w:pPr>
    </w:p>
    <w:p w14:paraId="100A55CE" w14:textId="7B926153" w:rsidR="00AC2E1F" w:rsidRPr="00806CF0" w:rsidRDefault="0017589E" w:rsidP="00AC2E1F">
      <w:pPr>
        <w:rPr>
          <w:rFonts w:ascii="Arial" w:eastAsia="HGSｺﾞｼｯｸM" w:hAnsi="Arial" w:cs="Arial"/>
          <w:szCs w:val="21"/>
        </w:rPr>
      </w:pPr>
      <w:ins w:id="511" w:author="TRIVECTOR" w:date="2026-03-03T16:58:00Z" w16du:dateUtc="2026-03-03T07:58:00Z">
        <w:r>
          <w:rPr>
            <w:rFonts w:ascii="Arial" w:eastAsia="HGSｺﾞｼｯｸM" w:hAnsi="Arial" w:cs="Arial" w:hint="eastAsia"/>
            <w:b/>
            <w:bCs/>
            <w:szCs w:val="21"/>
          </w:rPr>
          <w:t xml:space="preserve">103 </w:t>
        </w:r>
      </w:ins>
      <w:r w:rsidR="00AC2E1F" w:rsidRPr="00806CF0">
        <w:rPr>
          <w:rFonts w:ascii="Arial" w:eastAsia="HGSｺﾞｼｯｸM" w:hAnsi="Arial" w:cs="Arial"/>
          <w:b/>
          <w:bCs/>
          <w:szCs w:val="21"/>
        </w:rPr>
        <w:t>舟越保武</w:t>
      </w:r>
      <w:r w:rsidR="00AC2E1F">
        <w:rPr>
          <w:rFonts w:ascii="Arial" w:eastAsia="HGSｺﾞｼｯｸM" w:hAnsi="Arial" w:cs="Arial" w:hint="eastAsia"/>
          <w:b/>
          <w:highlight w:val="yellow"/>
        </w:rPr>
        <w:t>，</w:t>
      </w:r>
      <w:r w:rsidR="00AC2E1F">
        <w:rPr>
          <w:rFonts w:ascii="Arial" w:eastAsia="HGSｺﾞｼｯｸM" w:hAnsi="Arial" w:cs="Arial" w:hint="eastAsia"/>
          <w:b/>
        </w:rPr>
        <w:t>作、</w:t>
      </w:r>
      <w:r w:rsidR="00AC2E1F" w:rsidRPr="00806CF0">
        <w:rPr>
          <w:rFonts w:ascii="Arial" w:eastAsia="HGSｺﾞｼｯｸM" w:hAnsi="Arial" w:cs="Arial"/>
          <w:b/>
          <w:bCs/>
          <w:szCs w:val="21"/>
        </w:rPr>
        <w:t>《</w:t>
      </w:r>
      <w:commentRangeStart w:id="512"/>
      <w:r w:rsidR="00AC2E1F" w:rsidRPr="00806CF0">
        <w:rPr>
          <w:rFonts w:ascii="Arial" w:eastAsia="HGSｺﾞｼｯｸM" w:hAnsi="Arial" w:cs="Arial"/>
          <w:b/>
          <w:szCs w:val="21"/>
        </w:rPr>
        <w:t>原の城</w:t>
      </w:r>
      <w:commentRangeEnd w:id="512"/>
      <w:r w:rsidR="00AC2E1F" w:rsidRPr="00806CF0">
        <w:rPr>
          <w:rStyle w:val="aa"/>
          <w:rFonts w:ascii="Arial" w:eastAsia="HGSｺﾞｼｯｸM" w:hAnsi="Arial" w:cs="Arial"/>
          <w:b/>
          <w:sz w:val="21"/>
          <w:szCs w:val="21"/>
        </w:rPr>
        <w:commentReference w:id="512"/>
      </w:r>
      <w:r w:rsidR="00AC2E1F" w:rsidRPr="00806CF0">
        <w:rPr>
          <w:rFonts w:ascii="Arial" w:eastAsia="HGSｺﾞｼｯｸM" w:hAnsi="Arial" w:cs="Arial"/>
          <w:b/>
          <w:szCs w:val="21"/>
        </w:rPr>
        <w:t>》</w:t>
      </w:r>
      <w:r w:rsidR="00AC2E1F" w:rsidRPr="00D07B84">
        <w:rPr>
          <w:rFonts w:ascii="Arial" w:eastAsia="HGSｺﾞｼｯｸM" w:hAnsi="Arial" w:cs="Arial" w:hint="eastAsia"/>
          <w:b/>
          <w:szCs w:val="21"/>
          <w:highlight w:val="yellow"/>
        </w:rPr>
        <w:t>。</w:t>
      </w:r>
      <w:r w:rsidR="00AC2E1F" w:rsidRPr="00806CF0">
        <w:rPr>
          <w:rFonts w:ascii="Arial" w:eastAsia="HGSｺﾞｼｯｸM" w:hAnsi="Arial" w:cs="Arial" w:hint="eastAsia"/>
          <w:szCs w:val="21"/>
          <w:highlight w:val="yellow"/>
        </w:rPr>
        <w:t>，</w:t>
      </w:r>
      <w:r w:rsidR="00AC2E1F" w:rsidRPr="00806CF0">
        <w:rPr>
          <w:rFonts w:ascii="Arial" w:eastAsia="HGSｺﾞｼｯｸM" w:hAnsi="Arial" w:cs="Arial"/>
          <w:szCs w:val="21"/>
        </w:rPr>
        <w:t>亡霊のようにたたずむ</w:t>
      </w:r>
      <w:r w:rsidR="00AC2E1F" w:rsidRPr="00274BCF">
        <w:rPr>
          <w:rFonts w:ascii="Arial" w:eastAsia="HGSｺﾞｼｯｸM" w:hAnsi="Arial" w:cs="Arial" w:hint="eastAsia"/>
          <w:szCs w:val="21"/>
          <w:highlight w:val="magenta"/>
          <w:rPrChange w:id="513" w:author="TRIVECTOR" w:date="2026-03-03T17:02:00Z" w16du:dateUtc="2026-03-03T08:02:00Z">
            <w:rPr>
              <w:rFonts w:ascii="Arial" w:eastAsia="HGSｺﾞｼｯｸM" w:hAnsi="Arial" w:cs="Arial" w:hint="eastAsia"/>
              <w:szCs w:val="21"/>
            </w:rPr>
          </w:rPrChange>
        </w:rPr>
        <w:t>落ち武者</w:t>
      </w:r>
      <w:r w:rsidR="00AC2E1F" w:rsidRPr="00806CF0">
        <w:rPr>
          <w:rFonts w:ascii="Arial" w:eastAsia="HGSｺﾞｼｯｸM" w:hAnsi="Arial" w:cs="Arial"/>
          <w:szCs w:val="21"/>
        </w:rPr>
        <w:t>。</w:t>
      </w:r>
      <w:r w:rsidR="00AC2E1F" w:rsidRPr="00274BCF">
        <w:rPr>
          <w:rFonts w:ascii="Arial" w:eastAsia="HGSｺﾞｼｯｸM" w:hAnsi="Arial" w:cs="Arial" w:hint="eastAsia"/>
          <w:szCs w:val="21"/>
          <w:highlight w:val="magenta"/>
          <w:rPrChange w:id="514" w:author="TRIVECTOR" w:date="2026-03-03T17:02:00Z" w16du:dateUtc="2026-03-03T08:02:00Z">
            <w:rPr>
              <w:rFonts w:ascii="Arial" w:eastAsia="HGSｺﾞｼｯｸM" w:hAnsi="Arial" w:cs="Arial" w:hint="eastAsia"/>
              <w:szCs w:val="21"/>
            </w:rPr>
          </w:rPrChange>
        </w:rPr>
        <w:t>なかば</w:t>
      </w:r>
      <w:r w:rsidR="00AC2E1F" w:rsidRPr="00806CF0">
        <w:rPr>
          <w:rFonts w:ascii="Arial" w:eastAsia="HGSｺﾞｼｯｸM" w:hAnsi="Arial" w:cs="Arial"/>
          <w:szCs w:val="21"/>
        </w:rPr>
        <w:t>開けた口もとから、</w:t>
      </w:r>
      <w:r w:rsidR="00AC2E1F" w:rsidRPr="00806CF0">
        <w:rPr>
          <w:rFonts w:ascii="Arial" w:eastAsia="HGSｺﾞｼｯｸM" w:hAnsi="Arial" w:cs="Arial"/>
          <w:szCs w:val="21"/>
        </w:rPr>
        <w:lastRenderedPageBreak/>
        <w:t>彼は何か言おうとしています。その言葉は、彫刻の後ろに回ってみるとわかります。</w:t>
      </w:r>
      <w:r w:rsidR="00AC2E1F" w:rsidRPr="007B1AEE">
        <w:rPr>
          <w:rFonts w:ascii="Arial" w:eastAsia="HGSｺﾞｼｯｸM" w:hAnsi="Arial" w:cs="Arial" w:hint="eastAsia"/>
          <w:szCs w:val="21"/>
          <w:highlight w:val="yellow"/>
        </w:rPr>
        <w:t>，</w:t>
      </w:r>
      <w:commentRangeStart w:id="515"/>
      <w:r w:rsidR="00AC2E1F" w:rsidRPr="00274BCF">
        <w:rPr>
          <w:rFonts w:ascii="Arial" w:eastAsia="HGSｺﾞｼｯｸM" w:hAnsi="Arial" w:cs="Arial" w:hint="eastAsia"/>
          <w:szCs w:val="21"/>
          <w:highlight w:val="magenta"/>
          <w:u w:val="single"/>
          <w:rPrChange w:id="516" w:author="TRIVECTOR" w:date="2026-03-03T17:02:00Z" w16du:dateUtc="2026-03-03T08:02:00Z">
            <w:rPr>
              <w:rFonts w:ascii="Arial" w:eastAsia="HGSｺﾞｼｯｸM" w:hAnsi="Arial" w:cs="Arial" w:hint="eastAsia"/>
              <w:szCs w:val="21"/>
            </w:rPr>
          </w:rPrChange>
        </w:rPr>
        <w:t>いえずすさんたまりあ</w:t>
      </w:r>
      <w:commentRangeEnd w:id="515"/>
      <w:r w:rsidR="00274BCF">
        <w:rPr>
          <w:rStyle w:val="aa"/>
          <w:rFonts w:ascii="Arial" w:eastAsia="HGSｺﾞｼｯｸM" w:hAnsi="Arial" w:cs="Arial" w:hint="eastAsia"/>
          <w:sz w:val="21"/>
          <w:szCs w:val="21"/>
          <w:highlight w:val="yellow"/>
        </w:rPr>
        <w:commentReference w:id="515"/>
      </w:r>
      <w:r w:rsidR="00AC2E1F">
        <w:rPr>
          <w:rFonts w:ascii="Arial" w:eastAsia="HGSｺﾞｼｯｸM" w:hAnsi="Arial" w:cs="Arial" w:hint="eastAsia"/>
          <w:szCs w:val="21"/>
          <w:highlight w:val="yellow"/>
        </w:rPr>
        <w:t>，</w:t>
      </w:r>
      <w:r w:rsidR="00AC2E1F" w:rsidRPr="00806CF0">
        <w:rPr>
          <w:rFonts w:ascii="Arial" w:eastAsia="HGSｺﾞｼｯｸM" w:hAnsi="Arial" w:cs="Arial"/>
          <w:szCs w:val="21"/>
        </w:rPr>
        <w:t>寛永十五年如月二十八日原の城本丸にて没</w:t>
      </w:r>
      <w:r w:rsidR="00AC2E1F" w:rsidRPr="00BB7CE6">
        <w:rPr>
          <w:rFonts w:ascii="Arial" w:eastAsia="HGSｺﾞｼｯｸM" w:hAnsi="Arial" w:cs="Arial" w:hint="eastAsia"/>
          <w:szCs w:val="21"/>
          <w:highlight w:val="yellow"/>
        </w:rPr>
        <w:t>，</w:t>
      </w:r>
      <w:r w:rsidR="00AC2E1F" w:rsidRPr="00806CF0">
        <w:rPr>
          <w:rFonts w:ascii="Arial" w:eastAsia="HGSｺﾞｼｯｸM" w:hAnsi="Arial" w:cs="Arial"/>
          <w:szCs w:val="21"/>
        </w:rPr>
        <w:t>という文字が鎧の背面に刻まれています。寛永</w:t>
      </w:r>
      <w:r w:rsidR="00AC2E1F" w:rsidRPr="00806CF0">
        <w:rPr>
          <w:rFonts w:ascii="Arial" w:eastAsia="HGSｺﾞｼｯｸM" w:hAnsi="Arial" w:cs="Arial"/>
          <w:szCs w:val="21"/>
        </w:rPr>
        <w:t>14</w:t>
      </w:r>
      <w:r w:rsidR="00AC2E1F">
        <w:rPr>
          <w:rFonts w:ascii="Arial" w:eastAsia="HGSｺﾞｼｯｸM" w:hAnsi="Arial" w:cs="Arial" w:hint="eastAsia"/>
          <w:szCs w:val="21"/>
        </w:rPr>
        <w:t>年</w:t>
      </w:r>
      <w:r w:rsidR="00AC2E1F" w:rsidRPr="00981361">
        <w:rPr>
          <w:rFonts w:ascii="Arial" w:eastAsia="HGSｺﾞｼｯｸM" w:hAnsi="Arial" w:cs="Arial" w:hint="eastAsia"/>
          <w:szCs w:val="21"/>
          <w:highlight w:val="yellow"/>
        </w:rPr>
        <w:t>，</w:t>
      </w:r>
      <w:r w:rsidR="00AC2E1F" w:rsidRPr="00806CF0">
        <w:rPr>
          <w:rFonts w:ascii="Arial" w:eastAsia="HGSｺﾞｼｯｸM" w:hAnsi="Arial" w:cs="Arial"/>
          <w:szCs w:val="21"/>
        </w:rPr>
        <w:t>1637</w:t>
      </w:r>
      <w:r w:rsidR="00AC2E1F" w:rsidRPr="00806CF0">
        <w:rPr>
          <w:rFonts w:ascii="Arial" w:eastAsia="HGSｺﾞｼｯｸM" w:hAnsi="Arial" w:cs="Arial"/>
          <w:szCs w:val="21"/>
        </w:rPr>
        <w:t>年秋、幕府による激しいキリシタン弾圧に耐えかねた信徒たちは、まだ十代半ばの天草四郎を中心に、島原の原城</w:t>
      </w:r>
      <w:r w:rsidR="00AC2E1F" w:rsidRPr="00806CF0">
        <w:rPr>
          <w:rStyle w:val="af"/>
          <w:rFonts w:ascii="Arial" w:eastAsia="HGSｺﾞｼｯｸM" w:hAnsi="Arial" w:cs="Arial"/>
          <w:szCs w:val="21"/>
        </w:rPr>
        <w:footnoteReference w:id="1"/>
      </w:r>
      <w:r w:rsidR="00AC2E1F" w:rsidRPr="00806CF0">
        <w:rPr>
          <w:rFonts w:ascii="Arial" w:eastAsia="HGSｺﾞｼｯｸM" w:hAnsi="Arial" w:cs="Arial"/>
          <w:szCs w:val="21"/>
        </w:rPr>
        <w:t>に立てこもりました。この島原・天草の乱で、総大将の四郎が討ち死にした日が</w:t>
      </w:r>
      <w:r w:rsidR="00AC2E1F" w:rsidRPr="00BB7CE6">
        <w:rPr>
          <w:rFonts w:ascii="Arial" w:eastAsia="HGSｺﾞｼｯｸM" w:hAnsi="Arial" w:cs="Arial" w:hint="eastAsia"/>
          <w:szCs w:val="21"/>
          <w:highlight w:val="yellow"/>
        </w:rPr>
        <w:t>，</w:t>
      </w:r>
      <w:r w:rsidR="00AC2E1F" w:rsidRPr="00806CF0">
        <w:rPr>
          <w:rFonts w:ascii="Arial" w:eastAsia="HGSｺﾞｼｯｸM" w:hAnsi="Arial" w:cs="Arial"/>
          <w:szCs w:val="21"/>
        </w:rPr>
        <w:t>寛永</w:t>
      </w:r>
      <w:r w:rsidR="00AC2E1F" w:rsidRPr="00806CF0">
        <w:rPr>
          <w:rFonts w:ascii="Arial" w:eastAsia="HGSｺﾞｼｯｸM" w:hAnsi="Arial" w:cs="Arial"/>
          <w:szCs w:val="21"/>
        </w:rPr>
        <w:t>15</w:t>
      </w:r>
      <w:r w:rsidR="00AC2E1F" w:rsidRPr="00806CF0">
        <w:rPr>
          <w:rFonts w:ascii="Arial" w:eastAsia="HGSｺﾞｼｯｸM" w:hAnsi="Arial" w:cs="Arial"/>
          <w:szCs w:val="21"/>
        </w:rPr>
        <w:t>年</w:t>
      </w:r>
      <w:r w:rsidR="00AC2E1F" w:rsidRPr="00806CF0">
        <w:rPr>
          <w:rFonts w:ascii="Arial" w:eastAsia="HGSｺﾞｼｯｸM" w:hAnsi="Arial" w:cs="Arial"/>
          <w:szCs w:val="21"/>
        </w:rPr>
        <w:t>2</w:t>
      </w:r>
      <w:r w:rsidR="00AC2E1F" w:rsidRPr="00806CF0">
        <w:rPr>
          <w:rFonts w:ascii="Arial" w:eastAsia="HGSｺﾞｼｯｸM" w:hAnsi="Arial" w:cs="Arial"/>
          <w:szCs w:val="21"/>
        </w:rPr>
        <w:t>月</w:t>
      </w:r>
      <w:r w:rsidR="00AC2E1F" w:rsidRPr="00806CF0">
        <w:rPr>
          <w:rFonts w:ascii="Arial" w:eastAsia="HGSｺﾞｼｯｸM" w:hAnsi="Arial" w:cs="Arial"/>
          <w:szCs w:val="21"/>
        </w:rPr>
        <w:t>28</w:t>
      </w:r>
      <w:r w:rsidR="00AC2E1F" w:rsidRPr="00806CF0">
        <w:rPr>
          <w:rFonts w:ascii="Arial" w:eastAsia="HGSｺﾞｼｯｸM" w:hAnsi="Arial" w:cs="Arial"/>
          <w:szCs w:val="21"/>
        </w:rPr>
        <w:t>日なのです。</w:t>
      </w:r>
      <w:r w:rsidR="00AC2E1F" w:rsidRPr="00806CF0">
        <w:rPr>
          <w:rFonts w:ascii="Arial" w:eastAsia="HGSｺﾞｼｯｸM" w:hAnsi="Arial" w:cs="Arial"/>
          <w:szCs w:val="21"/>
        </w:rPr>
        <w:t>3</w:t>
      </w:r>
      <w:r w:rsidR="00AC2E1F" w:rsidRPr="00806CF0">
        <w:rPr>
          <w:rFonts w:ascii="Arial" w:eastAsia="HGSｺﾞｼｯｸM" w:hAnsi="Arial" w:cs="Arial"/>
          <w:szCs w:val="21"/>
        </w:rPr>
        <w:t>万を超える信徒たちは老人から子供まで、幕府軍によってみな殺されたといいます。敬虔なカトリック信者であった舟越は、この痛ましい殉教の歴史を幻となった老兵に語らせているのです。</w:t>
      </w:r>
    </w:p>
    <w:p w14:paraId="778A70B0" w14:textId="77777777" w:rsidR="00AC2E1F" w:rsidRDefault="00AC2E1F" w:rsidP="00AC2E1F">
      <w:pPr>
        <w:rPr>
          <w:rFonts w:ascii="Arial" w:eastAsia="HGSｺﾞｼｯｸM" w:hAnsi="Arial" w:cs="Arial"/>
          <w:szCs w:val="21"/>
        </w:rPr>
      </w:pPr>
    </w:p>
    <w:p w14:paraId="1511FA44" w14:textId="77777777" w:rsidR="00AC2E1F" w:rsidRDefault="00AC2E1F" w:rsidP="00AC2E1F">
      <w:pPr>
        <w:rPr>
          <w:rFonts w:ascii="Arial" w:eastAsia="HGSｺﾞｼｯｸM" w:hAnsi="Arial" w:cs="Arial"/>
          <w:szCs w:val="21"/>
        </w:rPr>
      </w:pPr>
    </w:p>
    <w:p w14:paraId="6DBAAC96" w14:textId="783F9F50" w:rsidR="00AC2E1F" w:rsidRPr="00806CF0" w:rsidRDefault="0017589E" w:rsidP="00AC2E1F">
      <w:pPr>
        <w:rPr>
          <w:rFonts w:ascii="Arial" w:eastAsia="HGSｺﾞｼｯｸM" w:hAnsi="Arial" w:cs="Arial"/>
          <w:szCs w:val="21"/>
        </w:rPr>
      </w:pPr>
      <w:ins w:id="517" w:author="TRIVECTOR" w:date="2026-03-03T16:58:00Z" w16du:dateUtc="2026-03-03T07:58:00Z">
        <w:r>
          <w:rPr>
            <w:rFonts w:ascii="Arial" w:eastAsia="HGSｺﾞｼｯｸM" w:hAnsi="Arial" w:cs="Arial" w:hint="eastAsia"/>
            <w:b/>
            <w:bCs/>
            <w:szCs w:val="21"/>
          </w:rPr>
          <w:t xml:space="preserve">104 </w:t>
        </w:r>
      </w:ins>
      <w:r w:rsidR="00AC2E1F" w:rsidRPr="00806CF0">
        <w:rPr>
          <w:rFonts w:ascii="Arial" w:eastAsia="HGSｺﾞｼｯｸM" w:hAnsi="Arial" w:cs="Arial"/>
          <w:b/>
          <w:bCs/>
          <w:szCs w:val="21"/>
        </w:rPr>
        <w:t>建畠覚造</w:t>
      </w:r>
      <w:r w:rsidR="00AC2E1F">
        <w:rPr>
          <w:rFonts w:ascii="Arial" w:eastAsia="HGSｺﾞｼｯｸM" w:hAnsi="Arial" w:cs="Arial" w:hint="eastAsia"/>
          <w:b/>
          <w:highlight w:val="yellow"/>
        </w:rPr>
        <w:t>，</w:t>
      </w:r>
      <w:r w:rsidR="00AC2E1F">
        <w:rPr>
          <w:rFonts w:ascii="Arial" w:eastAsia="HGSｺﾞｼｯｸM" w:hAnsi="Arial" w:cs="Arial" w:hint="eastAsia"/>
          <w:b/>
        </w:rPr>
        <w:t>作、</w:t>
      </w:r>
      <w:r w:rsidR="00AC2E1F" w:rsidRPr="00806CF0">
        <w:rPr>
          <w:rFonts w:ascii="Arial" w:eastAsia="HGSｺﾞｼｯｸM" w:hAnsi="Arial" w:cs="Arial"/>
          <w:b/>
          <w:bCs/>
          <w:szCs w:val="21"/>
        </w:rPr>
        <w:t>《</w:t>
      </w:r>
      <w:r w:rsidR="00AC2E1F" w:rsidRPr="00981361">
        <w:rPr>
          <w:rFonts w:ascii="Arial" w:eastAsia="HGSｺﾞｼｯｸM" w:hAnsi="Arial" w:cs="Arial" w:hint="eastAsia"/>
          <w:b/>
          <w:szCs w:val="21"/>
          <w:highlight w:val="yellow"/>
        </w:rPr>
        <w:t>オルガン</w:t>
      </w:r>
      <w:r w:rsidR="00AC2E1F" w:rsidRPr="00D07B84">
        <w:rPr>
          <w:rFonts w:ascii="Arial" w:eastAsia="HGSｺﾞｼｯｸM" w:hAnsi="Arial" w:cs="Arial" w:hint="eastAsia"/>
          <w:b/>
          <w:szCs w:val="21"/>
          <w:highlight w:val="yellow"/>
        </w:rPr>
        <w:t>・ナンバーじゅうろく</w:t>
      </w:r>
      <w:r w:rsidR="00AC2E1F" w:rsidRPr="00806CF0">
        <w:rPr>
          <w:rFonts w:ascii="Arial" w:eastAsia="HGSｺﾞｼｯｸM" w:hAnsi="Arial" w:cs="Arial"/>
          <w:b/>
          <w:szCs w:val="21"/>
        </w:rPr>
        <w:t>》</w:t>
      </w:r>
      <w:r w:rsidR="00AC2E1F" w:rsidRPr="00D07B84">
        <w:rPr>
          <w:rFonts w:ascii="Arial" w:eastAsia="HGSｺﾞｼｯｸM" w:hAnsi="Arial" w:cs="Arial" w:hint="eastAsia"/>
          <w:b/>
          <w:szCs w:val="21"/>
          <w:highlight w:val="yellow"/>
        </w:rPr>
        <w:t>。</w:t>
      </w:r>
      <w:r w:rsidR="00AC2E1F" w:rsidRPr="00806CF0">
        <w:rPr>
          <w:rFonts w:ascii="Arial" w:eastAsia="HGSｺﾞｼｯｸM" w:hAnsi="Arial" w:cs="Arial" w:hint="eastAsia"/>
          <w:szCs w:val="21"/>
          <w:highlight w:val="yellow"/>
        </w:rPr>
        <w:t>，</w:t>
      </w:r>
      <w:r w:rsidR="00AC2E1F" w:rsidRPr="00806CF0">
        <w:rPr>
          <w:rFonts w:ascii="Arial" w:eastAsia="HGSｺﾞｼｯｸM" w:hAnsi="Arial" w:cs="Arial"/>
          <w:szCs w:val="21"/>
        </w:rPr>
        <w:t>建畠覚造の彫刻は、いつも</w:t>
      </w:r>
      <w:r w:rsidR="00AC2E1F" w:rsidRPr="00BB7CE6">
        <w:rPr>
          <w:rFonts w:ascii="Arial" w:eastAsia="HGSｺﾞｼｯｸM" w:hAnsi="Arial" w:cs="Arial" w:hint="eastAsia"/>
          <w:szCs w:val="21"/>
          <w:highlight w:val="yellow"/>
        </w:rPr>
        <w:t>，</w:t>
      </w:r>
      <w:r w:rsidR="00AC2E1F" w:rsidRPr="00806CF0">
        <w:rPr>
          <w:rFonts w:ascii="Arial" w:eastAsia="HGSｺﾞｼｯｸM" w:hAnsi="Arial" w:cs="Arial"/>
          <w:szCs w:val="21"/>
        </w:rPr>
        <w:t>不思議</w:t>
      </w:r>
      <w:r w:rsidR="00AC2E1F" w:rsidRPr="00BB7CE6">
        <w:rPr>
          <w:rFonts w:ascii="Arial" w:eastAsia="HGSｺﾞｼｯｸM" w:hAnsi="Arial" w:cs="Arial" w:hint="eastAsia"/>
          <w:szCs w:val="21"/>
          <w:highlight w:val="yellow"/>
        </w:rPr>
        <w:t>，</w:t>
      </w:r>
      <w:r w:rsidR="00AC2E1F" w:rsidRPr="00806CF0">
        <w:rPr>
          <w:rFonts w:ascii="Arial" w:eastAsia="HGSｺﾞｼｯｸM" w:hAnsi="Arial" w:cs="Arial"/>
          <w:szCs w:val="21"/>
        </w:rPr>
        <w:t>です。そしていつもとまどいを覚えます。それは題名にもあらわれています。</w:t>
      </w:r>
      <w:r w:rsidR="00AC2E1F" w:rsidRPr="00D07B84">
        <w:rPr>
          <w:rFonts w:ascii="Arial" w:eastAsia="HGSｺﾞｼｯｸM" w:hAnsi="Arial" w:cs="Arial" w:hint="eastAsia"/>
          <w:szCs w:val="21"/>
          <w:highlight w:val="yellow"/>
        </w:rPr>
        <w:t>，</w:t>
      </w:r>
      <w:r w:rsidR="00AC2E1F" w:rsidRPr="00806CF0">
        <w:rPr>
          <w:rFonts w:ascii="Arial" w:eastAsia="HGSｺﾞｼｯｸM" w:hAnsi="Arial" w:cs="Arial"/>
          <w:szCs w:val="21"/>
        </w:rPr>
        <w:t>オルガン</w:t>
      </w:r>
      <w:r w:rsidR="00AC2E1F" w:rsidRPr="00D07B84">
        <w:rPr>
          <w:rFonts w:ascii="Arial" w:eastAsia="HGSｺﾞｼｯｸM" w:hAnsi="Arial" w:cs="Arial" w:hint="eastAsia"/>
          <w:szCs w:val="21"/>
          <w:highlight w:val="yellow"/>
        </w:rPr>
        <w:t>，</w:t>
      </w:r>
      <w:r w:rsidR="00AC2E1F" w:rsidRPr="00806CF0">
        <w:rPr>
          <w:rFonts w:ascii="Arial" w:eastAsia="HGSｺﾞｼｯｸM" w:hAnsi="Arial" w:cs="Arial"/>
          <w:szCs w:val="21"/>
        </w:rPr>
        <w:t>には楽器の</w:t>
      </w:r>
      <w:r w:rsidR="00AC2E1F" w:rsidRPr="00274BCF">
        <w:rPr>
          <w:rFonts w:ascii="Arial" w:eastAsia="HGSｺﾞｼｯｸM" w:hAnsi="Arial" w:cs="Arial" w:hint="eastAsia"/>
          <w:szCs w:val="21"/>
          <w:highlight w:val="magenta"/>
          <w:rPrChange w:id="518" w:author="TRIVECTOR" w:date="2026-03-03T17:03:00Z" w16du:dateUtc="2026-03-03T08:03:00Z">
            <w:rPr>
              <w:rFonts w:ascii="Arial" w:eastAsia="HGSｺﾞｼｯｸM" w:hAnsi="Arial" w:cs="Arial" w:hint="eastAsia"/>
              <w:szCs w:val="21"/>
            </w:rPr>
          </w:rPrChange>
        </w:rPr>
        <w:t>オルガン</w:t>
      </w:r>
      <w:r w:rsidR="00AC2E1F" w:rsidRPr="00806CF0">
        <w:rPr>
          <w:rFonts w:ascii="Arial" w:eastAsia="HGSｺﾞｼｯｸM" w:hAnsi="Arial" w:cs="Arial"/>
          <w:szCs w:val="21"/>
        </w:rPr>
        <w:t>や</w:t>
      </w:r>
      <w:r w:rsidR="00AC2E1F" w:rsidRPr="00D07B84">
        <w:rPr>
          <w:rFonts w:ascii="Arial" w:eastAsia="HGSｺﾞｼｯｸM" w:hAnsi="Arial" w:cs="Arial" w:hint="eastAsia"/>
          <w:szCs w:val="21"/>
          <w:highlight w:val="yellow"/>
        </w:rPr>
        <w:t>，</w:t>
      </w:r>
      <w:r w:rsidR="00AC2E1F" w:rsidRPr="00806CF0">
        <w:rPr>
          <w:rFonts w:ascii="Arial" w:eastAsia="HGSｺﾞｼｯｸM" w:hAnsi="Arial" w:cs="Arial"/>
          <w:szCs w:val="21"/>
        </w:rPr>
        <w:t>機関、そして</w:t>
      </w:r>
      <w:r w:rsidR="00AC2E1F" w:rsidRPr="00D07B84">
        <w:rPr>
          <w:rFonts w:ascii="Arial" w:eastAsia="HGSｺﾞｼｯｸM" w:hAnsi="Arial" w:cs="Arial" w:hint="eastAsia"/>
          <w:szCs w:val="21"/>
          <w:highlight w:val="yellow"/>
        </w:rPr>
        <w:t>，</w:t>
      </w:r>
      <w:r w:rsidR="00AC2E1F" w:rsidRPr="00806CF0">
        <w:rPr>
          <w:rFonts w:ascii="Arial" w:eastAsia="HGSｺﾞｼｯｸM" w:hAnsi="Arial" w:cs="Arial"/>
          <w:szCs w:val="21"/>
        </w:rPr>
        <w:t>臓器という意味があります。でも、このどれにもしっくりはきません。あえて言うなら腸のような臓器でしょうか。それにしては、硬くてピカピカしたアルミニウムの素材は似合いません。作者は私たちの先入観をあえて裏切っているのです。慣れてしまった感情からは、発見が生まれないことを私たちに示しているのです。この作品を見て、思わず首をかしげてしまったなら、あなたに建畠覚造のメッセージが届いたということなのです。</w:t>
      </w:r>
    </w:p>
    <w:p w14:paraId="2D7BE4F0" w14:textId="77777777" w:rsidR="00AC2E1F" w:rsidRDefault="00AC2E1F" w:rsidP="00AC2E1F">
      <w:pPr>
        <w:rPr>
          <w:rFonts w:ascii="Arial" w:eastAsia="HGSｺﾞｼｯｸM" w:hAnsi="Arial" w:cs="Arial"/>
          <w:szCs w:val="21"/>
        </w:rPr>
      </w:pPr>
    </w:p>
    <w:p w14:paraId="050A9B24" w14:textId="77777777" w:rsidR="00AC2E1F" w:rsidRDefault="00AC2E1F" w:rsidP="00AC2E1F">
      <w:pPr>
        <w:rPr>
          <w:rFonts w:ascii="Arial" w:eastAsia="HGSｺﾞｼｯｸM" w:hAnsi="Arial" w:cs="Arial"/>
          <w:szCs w:val="21"/>
        </w:rPr>
      </w:pPr>
    </w:p>
    <w:p w14:paraId="02EE604A" w14:textId="5203DAD2" w:rsidR="00AC2E1F" w:rsidRDefault="0017589E" w:rsidP="00AC2E1F">
      <w:pPr>
        <w:rPr>
          <w:rFonts w:ascii="Arial" w:eastAsia="HGSｺﾞｼｯｸM" w:hAnsi="Arial" w:cs="Arial"/>
          <w:szCs w:val="21"/>
        </w:rPr>
      </w:pPr>
      <w:ins w:id="519" w:author="TRIVECTOR" w:date="2026-03-03T16:58:00Z" w16du:dateUtc="2026-03-03T07:58:00Z">
        <w:r>
          <w:rPr>
            <w:rFonts w:ascii="Arial" w:eastAsia="HGSｺﾞｼｯｸM" w:hAnsi="Arial" w:cs="Arial" w:hint="eastAsia"/>
            <w:b/>
            <w:bCs/>
            <w:szCs w:val="21"/>
          </w:rPr>
          <w:t xml:space="preserve">105 </w:t>
        </w:r>
      </w:ins>
      <w:r w:rsidR="00AC2E1F" w:rsidRPr="00806CF0">
        <w:rPr>
          <w:rFonts w:ascii="Arial" w:eastAsia="HGSｺﾞｼｯｸM" w:hAnsi="Arial" w:cs="Arial"/>
          <w:b/>
          <w:bCs/>
          <w:szCs w:val="21"/>
        </w:rPr>
        <w:t>ダニ・カラヴァン</w:t>
      </w:r>
      <w:r w:rsidR="00AC2E1F">
        <w:rPr>
          <w:rFonts w:ascii="Arial" w:eastAsia="HGSｺﾞｼｯｸM" w:hAnsi="Arial" w:cs="Arial" w:hint="eastAsia"/>
          <w:b/>
          <w:highlight w:val="yellow"/>
        </w:rPr>
        <w:t>，</w:t>
      </w:r>
      <w:r w:rsidR="00AC2E1F">
        <w:rPr>
          <w:rFonts w:ascii="Arial" w:eastAsia="HGSｺﾞｼｯｸM" w:hAnsi="Arial" w:cs="Arial" w:hint="eastAsia"/>
          <w:b/>
        </w:rPr>
        <w:t>作、</w:t>
      </w:r>
      <w:r w:rsidR="00AC2E1F" w:rsidRPr="00806CF0">
        <w:rPr>
          <w:rFonts w:ascii="Arial" w:eastAsia="HGSｺﾞｼｯｸM" w:hAnsi="Arial" w:cs="Arial"/>
          <w:b/>
          <w:bCs/>
          <w:szCs w:val="21"/>
        </w:rPr>
        <w:t>《</w:t>
      </w:r>
      <w:r w:rsidR="00AC2E1F" w:rsidRPr="00806CF0">
        <w:rPr>
          <w:rFonts w:ascii="Arial" w:eastAsia="HGSｺﾞｼｯｸM" w:hAnsi="Arial" w:cs="Arial"/>
          <w:b/>
          <w:szCs w:val="21"/>
        </w:rPr>
        <w:t>マアヤン》</w:t>
      </w:r>
      <w:r w:rsidR="00AC2E1F" w:rsidRPr="00D07B84">
        <w:rPr>
          <w:rFonts w:ascii="Arial" w:eastAsia="HGSｺﾞｼｯｸM" w:hAnsi="Arial" w:cs="Arial" w:hint="eastAsia"/>
          <w:b/>
          <w:szCs w:val="21"/>
          <w:highlight w:val="yellow"/>
        </w:rPr>
        <w:t>。</w:t>
      </w:r>
      <w:r w:rsidR="00AC2E1F" w:rsidRPr="00806CF0">
        <w:rPr>
          <w:rFonts w:ascii="Arial" w:eastAsia="HGSｺﾞｼｯｸM" w:hAnsi="Arial" w:cs="Arial" w:hint="eastAsia"/>
          <w:szCs w:val="21"/>
          <w:highlight w:val="yellow"/>
        </w:rPr>
        <w:t>，</w:t>
      </w:r>
      <w:r w:rsidR="00AC2E1F" w:rsidRPr="00806CF0">
        <w:rPr>
          <w:rFonts w:ascii="Arial" w:eastAsia="HGSｺﾞｼｯｸM" w:hAnsi="Arial" w:cs="Arial"/>
          <w:szCs w:val="21"/>
        </w:rPr>
        <w:t>ある環境にあわせて、あるいはそこにあることで成立する美術があります。南北に向ってまっすぐに伸びる８本の白い柱、その間を縫うように流れる水路、水は最後にケヤキの古木をまわり、また循環して流れます。そのなかで一本の柱だけが、斜めを向いています。これは正確に南北を指していて、毎日正午の影を真鍮の板に落とします。そこには影の長さで季節がわかるような目盛りがあります。自然や季節のたえまない循環、そこにカラヴァンは日本のありようを見たのでしょう。さらに目盛りには、</w:t>
      </w:r>
      <w:r w:rsidR="00AC2E1F" w:rsidRPr="00806CF0">
        <w:rPr>
          <w:rFonts w:ascii="Arial" w:eastAsia="HGSｺﾞｼｯｸM" w:hAnsi="Arial" w:cs="Arial"/>
          <w:szCs w:val="21"/>
        </w:rPr>
        <w:t>8</w:t>
      </w:r>
      <w:r w:rsidR="00AC2E1F" w:rsidRPr="00806CF0">
        <w:rPr>
          <w:rFonts w:ascii="Arial" w:eastAsia="HGSｺﾞｼｯｸM" w:hAnsi="Arial" w:cs="Arial"/>
          <w:szCs w:val="21"/>
        </w:rPr>
        <w:t>月</w:t>
      </w:r>
      <w:r w:rsidR="00AC2E1F" w:rsidRPr="00806CF0">
        <w:rPr>
          <w:rFonts w:ascii="Arial" w:eastAsia="HGSｺﾞｼｯｸM" w:hAnsi="Arial" w:cs="Arial"/>
          <w:szCs w:val="21"/>
        </w:rPr>
        <w:t>6</w:t>
      </w:r>
      <w:r w:rsidR="00AC2E1F" w:rsidRPr="00806CF0">
        <w:rPr>
          <w:rFonts w:ascii="Arial" w:eastAsia="HGSｺﾞｼｯｸM" w:hAnsi="Arial" w:cs="Arial"/>
          <w:szCs w:val="21"/>
        </w:rPr>
        <w:t>日の日に印</w:t>
      </w:r>
      <w:r w:rsidR="00AC2E1F" w:rsidRPr="00F9669B">
        <w:rPr>
          <w:rFonts w:ascii="Arial" w:eastAsia="HGSｺﾞｼｯｸM" w:hAnsi="Arial" w:cs="Arial" w:hint="eastAsia"/>
          <w:szCs w:val="21"/>
          <w:highlight w:val="magenta"/>
          <w:rPrChange w:id="520" w:author="TRIVECTOR" w:date="2026-03-03T17:05:00Z" w16du:dateUtc="2026-03-03T08:05:00Z">
            <w:rPr>
              <w:rFonts w:ascii="Arial" w:eastAsia="HGSｺﾞｼｯｸM" w:hAnsi="Arial" w:cs="Arial" w:hint="eastAsia"/>
              <w:szCs w:val="21"/>
            </w:rPr>
          </w:rPrChange>
        </w:rPr>
        <w:t>が</w:t>
      </w:r>
      <w:r w:rsidR="00AC2E1F" w:rsidRPr="00806CF0">
        <w:rPr>
          <w:rFonts w:ascii="Arial" w:eastAsia="HGSｺﾞｼｯｸM" w:hAnsi="Arial" w:cs="Arial"/>
          <w:szCs w:val="21"/>
        </w:rPr>
        <w:t>してあります。広島への原爆投下の日を記した</w:t>
      </w:r>
      <w:r w:rsidR="00AC2E1F" w:rsidRPr="00F9669B">
        <w:rPr>
          <w:rFonts w:ascii="Arial" w:eastAsia="HGSｺﾞｼｯｸM" w:hAnsi="Arial" w:cs="Arial" w:hint="eastAsia"/>
          <w:szCs w:val="21"/>
          <w:highlight w:val="magenta"/>
          <w:rPrChange w:id="521" w:author="TRIVECTOR" w:date="2026-03-03T17:05:00Z" w16du:dateUtc="2026-03-03T08:05:00Z">
            <w:rPr>
              <w:rFonts w:ascii="Arial" w:eastAsia="HGSｺﾞｼｯｸM" w:hAnsi="Arial" w:cs="Arial" w:hint="eastAsia"/>
              <w:szCs w:val="21"/>
            </w:rPr>
          </w:rPrChange>
        </w:rPr>
        <w:t>カラヴァンの</w:t>
      </w:r>
      <w:r w:rsidR="00AC2E1F" w:rsidRPr="00806CF0">
        <w:rPr>
          <w:rFonts w:ascii="Arial" w:eastAsia="HGSｺﾞｼｯｸM" w:hAnsi="Arial" w:cs="Arial"/>
          <w:szCs w:val="21"/>
        </w:rPr>
        <w:t>思いがそこにあります。</w:t>
      </w:r>
    </w:p>
    <w:p w14:paraId="6A801467" w14:textId="77777777" w:rsidR="00AC2E1F" w:rsidRDefault="00AC2E1F">
      <w:pPr>
        <w:rPr>
          <w:rFonts w:ascii="Arial" w:eastAsia="HGSｺﾞｼｯｸM" w:hAnsi="Arial" w:cs="Arial"/>
        </w:rPr>
      </w:pPr>
    </w:p>
    <w:p w14:paraId="19D574B8" w14:textId="77777777" w:rsidR="00414145" w:rsidRDefault="00414145">
      <w:pPr>
        <w:rPr>
          <w:rFonts w:ascii="Arial" w:eastAsia="HGSｺﾞｼｯｸM" w:hAnsi="Arial" w:cs="Arial"/>
        </w:rPr>
      </w:pPr>
    </w:p>
    <w:p w14:paraId="4E1A89F0" w14:textId="04F42449" w:rsidR="00414145" w:rsidRDefault="0017589E" w:rsidP="004507E9">
      <w:pPr>
        <w:rPr>
          <w:rFonts w:ascii="Arial" w:eastAsia="HGSｺﾞｼｯｸM" w:hAnsi="Arial" w:cs="Arial"/>
          <w:szCs w:val="21"/>
        </w:rPr>
      </w:pPr>
      <w:ins w:id="522" w:author="TRIVECTOR" w:date="2026-03-03T16:58:00Z" w16du:dateUtc="2026-03-03T07:58:00Z">
        <w:r>
          <w:rPr>
            <w:rFonts w:ascii="Arial" w:eastAsia="HGSｺﾞｼｯｸM" w:hAnsi="Arial" w:cs="Arial" w:hint="eastAsia"/>
            <w:b/>
            <w:bCs/>
            <w:szCs w:val="21"/>
          </w:rPr>
          <w:t xml:space="preserve">106 </w:t>
        </w:r>
      </w:ins>
      <w:r w:rsidR="00414145" w:rsidRPr="00F9669B">
        <w:rPr>
          <w:rFonts w:ascii="Arial" w:eastAsia="HGSｺﾞｼｯｸM" w:hAnsi="Arial" w:cs="Arial" w:hint="eastAsia"/>
          <w:b/>
          <w:bCs/>
          <w:szCs w:val="21"/>
          <w:highlight w:val="magenta"/>
          <w:rPrChange w:id="523" w:author="TRIVECTOR" w:date="2026-03-03T17:05:00Z" w16du:dateUtc="2026-03-03T08:05:00Z">
            <w:rPr>
              <w:rFonts w:ascii="Arial" w:eastAsia="HGSｺﾞｼｯｸM" w:hAnsi="Arial" w:cs="Arial" w:hint="eastAsia"/>
              <w:b/>
              <w:bCs/>
              <w:szCs w:val="21"/>
            </w:rPr>
          </w:rPrChange>
        </w:rPr>
        <w:t>阿部展也</w:t>
      </w:r>
      <w:r w:rsidR="00414145">
        <w:rPr>
          <w:rFonts w:ascii="Arial" w:eastAsia="HGSｺﾞｼｯｸM" w:hAnsi="Arial" w:cs="Arial" w:hint="eastAsia"/>
          <w:b/>
          <w:highlight w:val="yellow"/>
        </w:rPr>
        <w:t>，</w:t>
      </w:r>
      <w:r w:rsidR="00414145">
        <w:rPr>
          <w:rFonts w:ascii="Arial" w:eastAsia="HGSｺﾞｼｯｸM" w:hAnsi="Arial" w:cs="Arial" w:hint="eastAsia"/>
          <w:b/>
        </w:rPr>
        <w:t>作、</w:t>
      </w:r>
      <w:r w:rsidR="00414145" w:rsidRPr="006723A6">
        <w:rPr>
          <w:rFonts w:ascii="Arial" w:eastAsia="HGSｺﾞｼｯｸM" w:hAnsi="Arial" w:cs="Arial"/>
          <w:b/>
          <w:bCs/>
          <w:szCs w:val="21"/>
        </w:rPr>
        <w:t>《人間》</w:t>
      </w:r>
      <w:r w:rsidR="00414145" w:rsidRPr="00EB4415">
        <w:rPr>
          <w:rFonts w:ascii="Arial" w:eastAsia="HGSｺﾞｼｯｸM" w:hAnsi="Arial" w:cs="Arial" w:hint="eastAsia"/>
          <w:b/>
          <w:bCs/>
          <w:szCs w:val="21"/>
          <w:highlight w:val="yellow"/>
        </w:rPr>
        <w:t>。</w:t>
      </w:r>
      <w:r w:rsidR="00414145" w:rsidRPr="006723A6">
        <w:rPr>
          <w:rFonts w:ascii="Arial" w:eastAsia="HGSｺﾞｼｯｸM" w:hAnsi="Arial" w:cs="Arial" w:hint="eastAsia"/>
          <w:szCs w:val="21"/>
          <w:highlight w:val="yellow"/>
        </w:rPr>
        <w:t>，</w:t>
      </w:r>
      <w:r w:rsidR="00414145" w:rsidRPr="006723A6">
        <w:rPr>
          <w:rFonts w:ascii="Arial" w:eastAsia="HGSｺﾞｼｯｸM" w:hAnsi="Arial" w:cs="Arial"/>
          <w:szCs w:val="21"/>
        </w:rPr>
        <w:t>早くから画家を志して独学した阿部展也。</w:t>
      </w:r>
      <w:r w:rsidR="00414145" w:rsidRPr="006723A6">
        <w:rPr>
          <w:rFonts w:ascii="Arial" w:eastAsia="HGSｺﾞｼｯｸM" w:hAnsi="Arial" w:cs="Arial"/>
          <w:szCs w:val="21"/>
        </w:rPr>
        <w:t>1940</w:t>
      </w:r>
      <w:r w:rsidR="00414145" w:rsidRPr="006723A6">
        <w:rPr>
          <w:rFonts w:ascii="Arial" w:eastAsia="HGSｺﾞｼｯｸM" w:hAnsi="Arial" w:cs="Arial"/>
          <w:szCs w:val="21"/>
        </w:rPr>
        <w:t>年代までは、シュルレアリスムに傾倒しましたが、</w:t>
      </w:r>
      <w:r w:rsidR="00414145" w:rsidRPr="006723A6">
        <w:rPr>
          <w:rFonts w:ascii="Arial" w:eastAsia="HGSｺﾞｼｯｸM" w:hAnsi="Arial" w:cs="Arial"/>
          <w:szCs w:val="21"/>
        </w:rPr>
        <w:t>1950</w:t>
      </w:r>
      <w:r w:rsidR="00414145" w:rsidRPr="006723A6">
        <w:rPr>
          <w:rFonts w:ascii="Arial" w:eastAsia="HGSｺﾞｼｯｸM" w:hAnsi="Arial" w:cs="Arial"/>
          <w:szCs w:val="21"/>
        </w:rPr>
        <w:t>年代から画風が変化します。本作は、黒々とした太い線による四角形で構成され、色使いもモノクロームで、シンプルな印象の作品です。「人間」は、阿部にとって制作の主要なテーマでした。</w:t>
      </w:r>
      <w:r w:rsidR="00414145" w:rsidRPr="006723A6">
        <w:rPr>
          <w:rFonts w:ascii="Arial" w:eastAsia="HGSｺﾞｼｯｸM" w:hAnsi="Arial" w:cs="Arial"/>
          <w:szCs w:val="21"/>
        </w:rPr>
        <w:t>1950</w:t>
      </w:r>
      <w:r w:rsidR="00414145" w:rsidRPr="006723A6">
        <w:rPr>
          <w:rFonts w:ascii="Arial" w:eastAsia="HGSｺﾞｼｯｸM" w:hAnsi="Arial" w:cs="Arial"/>
          <w:szCs w:val="21"/>
        </w:rPr>
        <w:t>年代以降、阿部は、自身にと</w:t>
      </w:r>
      <w:r w:rsidR="00414145" w:rsidRPr="006723A6">
        <w:rPr>
          <w:rFonts w:ascii="Arial" w:eastAsia="HGSｺﾞｼｯｸM" w:hAnsi="Arial" w:cs="Arial"/>
          <w:szCs w:val="21"/>
        </w:rPr>
        <w:lastRenderedPageBreak/>
        <w:t>って新しい技法や画材などを絵画に取り入れました。例えば、</w:t>
      </w:r>
      <w:r w:rsidR="00414145" w:rsidRPr="00F9669B">
        <w:rPr>
          <w:rFonts w:ascii="Arial" w:eastAsia="HGSｺﾞｼｯｸM" w:hAnsi="Arial" w:cs="Arial" w:hint="eastAsia"/>
          <w:szCs w:val="21"/>
          <w:highlight w:val="magenta"/>
          <w:rPrChange w:id="524" w:author="TRIVECTOR" w:date="2026-03-03T17:05:00Z" w16du:dateUtc="2026-03-03T08:05:00Z">
            <w:rPr>
              <w:rFonts w:ascii="Arial" w:eastAsia="HGSｺﾞｼｯｸM" w:hAnsi="Arial" w:cs="Arial" w:hint="eastAsia"/>
              <w:szCs w:val="21"/>
            </w:rPr>
          </w:rPrChange>
        </w:rPr>
        <w:t>当館所蔵の</w:t>
      </w:r>
      <w:r w:rsidR="00414145" w:rsidRPr="006723A6">
        <w:rPr>
          <w:rFonts w:ascii="Arial" w:eastAsia="HGSｺﾞｼｯｸM" w:hAnsi="Arial" w:cs="Arial"/>
          <w:szCs w:val="21"/>
        </w:rPr>
        <w:t>本作とは別の</w:t>
      </w:r>
      <w:r w:rsidR="00414145" w:rsidRPr="00A5170F">
        <w:rPr>
          <w:rFonts w:ascii="Arial" w:eastAsia="HGSｺﾞｼｯｸM" w:hAnsi="Arial" w:cs="Arial" w:hint="eastAsia"/>
          <w:szCs w:val="21"/>
          <w:highlight w:val="yellow"/>
        </w:rPr>
        <w:t>，</w:t>
      </w:r>
      <w:r w:rsidR="00414145" w:rsidRPr="00A5170F">
        <w:rPr>
          <w:rFonts w:ascii="Arial" w:eastAsia="HGSｺﾞｼｯｸM" w:hAnsi="Arial" w:cs="Arial"/>
          <w:szCs w:val="21"/>
          <w:highlight w:val="yellow"/>
        </w:rPr>
        <w:t>1961</w:t>
      </w:r>
      <w:r w:rsidR="00414145" w:rsidRPr="00A5170F">
        <w:rPr>
          <w:rFonts w:ascii="Arial" w:eastAsia="HGSｺﾞｼｯｸM" w:hAnsi="Arial" w:cs="Arial"/>
          <w:szCs w:val="21"/>
          <w:highlight w:val="yellow"/>
        </w:rPr>
        <w:t>年</w:t>
      </w:r>
      <w:r w:rsidR="00414145" w:rsidRPr="00A5170F">
        <w:rPr>
          <w:rFonts w:ascii="Arial" w:eastAsia="HGSｺﾞｼｯｸM" w:hAnsi="Arial" w:cs="Arial" w:hint="eastAsia"/>
          <w:szCs w:val="21"/>
          <w:highlight w:val="yellow"/>
        </w:rPr>
        <w:t>の</w:t>
      </w:r>
      <w:r w:rsidR="00414145" w:rsidRPr="00A5170F">
        <w:rPr>
          <w:rFonts w:ascii="Arial" w:eastAsia="HGSｺﾞｼｯｸM" w:hAnsi="Arial" w:cs="Arial"/>
          <w:szCs w:val="21"/>
          <w:highlight w:val="yellow"/>
        </w:rPr>
        <w:t>作品</w:t>
      </w:r>
      <w:r w:rsidR="00414145" w:rsidRPr="00A5170F">
        <w:rPr>
          <w:rFonts w:ascii="Arial" w:eastAsia="HGSｺﾞｼｯｸM" w:hAnsi="Arial" w:cs="Arial" w:hint="eastAsia"/>
          <w:szCs w:val="21"/>
          <w:highlight w:val="yellow"/>
        </w:rPr>
        <w:t>，</w:t>
      </w:r>
      <w:r w:rsidR="00414145" w:rsidRPr="006723A6">
        <w:rPr>
          <w:rFonts w:ascii="Arial" w:eastAsia="HGSｺﾞｼｯｸM" w:hAnsi="Arial" w:cs="Arial"/>
          <w:szCs w:val="21"/>
        </w:rPr>
        <w:t>失われた筆跡は、エンコースティク技法による作品で、本作とは異なる風合いを持った作品です。また、</w:t>
      </w:r>
      <w:r w:rsidR="00414145" w:rsidRPr="006723A6">
        <w:rPr>
          <w:rFonts w:ascii="Arial" w:eastAsia="HGSｺﾞｼｯｸM" w:hAnsi="Arial" w:cs="Arial"/>
          <w:szCs w:val="21"/>
        </w:rPr>
        <w:t>1962</w:t>
      </w:r>
      <w:r w:rsidR="00414145" w:rsidRPr="006723A6">
        <w:rPr>
          <w:rFonts w:ascii="Arial" w:eastAsia="HGSｺﾞｼｯｸM" w:hAnsi="Arial" w:cs="Arial"/>
          <w:szCs w:val="21"/>
        </w:rPr>
        <w:t>年のローマ移住以降は、アクリル絵具で図形的な抽象画を描いています</w:t>
      </w:r>
      <w:r w:rsidR="00414145">
        <w:rPr>
          <w:rFonts w:ascii="Arial" w:eastAsia="HGSｺﾞｼｯｸM" w:hAnsi="Arial" w:cs="Arial" w:hint="eastAsia"/>
          <w:szCs w:val="21"/>
        </w:rPr>
        <w:t>。</w:t>
      </w:r>
    </w:p>
    <w:p w14:paraId="2FE02237" w14:textId="77777777" w:rsidR="00414145" w:rsidRDefault="00414145" w:rsidP="004507E9">
      <w:pPr>
        <w:rPr>
          <w:rFonts w:ascii="Arial" w:eastAsia="HGSｺﾞｼｯｸM" w:hAnsi="Arial" w:cs="Arial"/>
          <w:szCs w:val="21"/>
        </w:rPr>
      </w:pPr>
    </w:p>
    <w:p w14:paraId="26E5D654" w14:textId="77777777" w:rsidR="004507E9" w:rsidRPr="006723A6" w:rsidRDefault="004507E9" w:rsidP="004507E9">
      <w:pPr>
        <w:rPr>
          <w:rFonts w:ascii="Arial" w:eastAsia="HGSｺﾞｼｯｸM" w:hAnsi="Arial" w:cs="Arial"/>
          <w:szCs w:val="21"/>
        </w:rPr>
      </w:pPr>
    </w:p>
    <w:p w14:paraId="5A5C2C8E" w14:textId="5D5E22FF" w:rsidR="004507E9" w:rsidRPr="006723A6" w:rsidRDefault="0017589E" w:rsidP="004507E9">
      <w:pPr>
        <w:rPr>
          <w:rFonts w:ascii="Arial" w:eastAsia="HGSｺﾞｼｯｸM" w:hAnsi="Arial" w:cs="Arial"/>
          <w:szCs w:val="21"/>
        </w:rPr>
      </w:pPr>
      <w:ins w:id="525" w:author="TRIVECTOR" w:date="2026-03-03T16:58:00Z" w16du:dateUtc="2026-03-03T07:58:00Z">
        <w:r>
          <w:rPr>
            <w:rFonts w:ascii="Arial" w:eastAsia="HGSｺﾞｼｯｸM" w:hAnsi="Arial" w:cs="Arial" w:hint="eastAsia"/>
            <w:b/>
            <w:bCs/>
            <w:szCs w:val="21"/>
          </w:rPr>
          <w:t xml:space="preserve">107 </w:t>
        </w:r>
      </w:ins>
      <w:r w:rsidR="004507E9" w:rsidRPr="006723A6">
        <w:rPr>
          <w:rFonts w:ascii="Arial" w:eastAsia="HGSｺﾞｼｯｸM" w:hAnsi="Arial" w:cs="Arial"/>
          <w:b/>
          <w:bCs/>
          <w:szCs w:val="21"/>
        </w:rPr>
        <w:t>今井俊満</w:t>
      </w:r>
      <w:r w:rsidR="004507E9">
        <w:rPr>
          <w:rFonts w:ascii="Arial" w:eastAsia="HGSｺﾞｼｯｸM" w:hAnsi="Arial" w:cs="Arial" w:hint="eastAsia"/>
          <w:b/>
          <w:highlight w:val="yellow"/>
        </w:rPr>
        <w:t>，</w:t>
      </w:r>
      <w:r w:rsidR="004507E9">
        <w:rPr>
          <w:rFonts w:ascii="Arial" w:eastAsia="HGSｺﾞｼｯｸM" w:hAnsi="Arial" w:cs="Arial" w:hint="eastAsia"/>
          <w:b/>
        </w:rPr>
        <w:t>作、</w:t>
      </w:r>
      <w:r w:rsidR="004507E9" w:rsidRPr="006723A6">
        <w:rPr>
          <w:rFonts w:ascii="Arial" w:eastAsia="HGSｺﾞｼｯｸM" w:hAnsi="Arial" w:cs="Arial"/>
          <w:b/>
          <w:bCs/>
          <w:szCs w:val="21"/>
        </w:rPr>
        <w:t>《</w:t>
      </w:r>
      <w:r w:rsidR="004507E9" w:rsidRPr="00EB4415">
        <w:rPr>
          <w:rFonts w:ascii="Arial" w:eastAsia="HGSｺﾞｼｯｸM" w:hAnsi="Arial" w:cs="Arial" w:hint="eastAsia"/>
          <w:b/>
          <w:bCs/>
          <w:szCs w:val="21"/>
          <w:highlight w:val="yellow"/>
          <w:lang w:val="fr-FR"/>
        </w:rPr>
        <w:t>プレイン・ソレイユ</w:t>
      </w:r>
      <w:r w:rsidR="004507E9" w:rsidRPr="006723A6">
        <w:rPr>
          <w:rFonts w:ascii="Arial" w:eastAsia="HGSｺﾞｼｯｸM" w:hAnsi="Arial" w:cs="Arial"/>
          <w:b/>
          <w:bCs/>
          <w:szCs w:val="21"/>
        </w:rPr>
        <w:t>》</w:t>
      </w:r>
      <w:bookmarkStart w:id="526" w:name="_Toc94693714"/>
      <w:r w:rsidR="004507E9" w:rsidRPr="00EB4415">
        <w:rPr>
          <w:rFonts w:ascii="Arial" w:eastAsia="HGSｺﾞｼｯｸM" w:hAnsi="Arial" w:cs="Arial" w:hint="eastAsia"/>
          <w:b/>
          <w:bCs/>
          <w:szCs w:val="21"/>
          <w:highlight w:val="yellow"/>
        </w:rPr>
        <w:t>。</w:t>
      </w:r>
      <w:r w:rsidR="004507E9" w:rsidRPr="006723A6">
        <w:rPr>
          <w:rFonts w:ascii="Arial" w:eastAsia="HGSｺﾞｼｯｸM" w:hAnsi="Arial" w:cs="Arial" w:hint="eastAsia"/>
          <w:szCs w:val="21"/>
          <w:highlight w:val="yellow"/>
        </w:rPr>
        <w:t>，</w:t>
      </w:r>
      <w:r w:rsidR="004507E9" w:rsidRPr="006723A6">
        <w:rPr>
          <w:rFonts w:ascii="Arial" w:eastAsia="HGSｺﾞｼｯｸM" w:hAnsi="Arial" w:cs="Arial"/>
          <w:szCs w:val="21"/>
        </w:rPr>
        <w:t>赤、白など鮮やかな色の</w:t>
      </w:r>
      <w:r w:rsidR="004507E9" w:rsidRPr="00F9669B">
        <w:rPr>
          <w:rFonts w:ascii="Arial" w:eastAsia="HGSｺﾞｼｯｸM" w:hAnsi="Arial" w:cs="Arial" w:hint="eastAsia"/>
          <w:szCs w:val="21"/>
          <w:highlight w:val="magenta"/>
          <w:rPrChange w:id="527" w:author="TRIVECTOR" w:date="2026-03-03T17:06:00Z" w16du:dateUtc="2026-03-03T08:06:00Z">
            <w:rPr>
              <w:rFonts w:ascii="Arial" w:eastAsia="HGSｺﾞｼｯｸM" w:hAnsi="Arial" w:cs="Arial" w:hint="eastAsia"/>
              <w:szCs w:val="21"/>
            </w:rPr>
          </w:rPrChange>
        </w:rPr>
        <w:t>絵具が</w:t>
      </w:r>
      <w:r w:rsidR="004507E9" w:rsidRPr="006723A6">
        <w:rPr>
          <w:rFonts w:ascii="Arial" w:eastAsia="HGSｺﾞｼｯｸM" w:hAnsi="Arial" w:cs="Arial"/>
          <w:szCs w:val="21"/>
        </w:rPr>
        <w:t>分厚く盛り上がり、まるで絵の中央からこちらへと勢いよく吹き出してくるかの</w:t>
      </w:r>
      <w:r w:rsidR="004507E9" w:rsidRPr="00F9669B">
        <w:rPr>
          <w:rFonts w:ascii="Arial" w:eastAsia="HGSｺﾞｼｯｸM" w:hAnsi="Arial" w:cs="Arial" w:hint="eastAsia"/>
          <w:szCs w:val="21"/>
          <w:highlight w:val="magenta"/>
          <w:rPrChange w:id="528" w:author="TRIVECTOR" w:date="2026-03-03T17:06:00Z" w16du:dateUtc="2026-03-03T08:06:00Z">
            <w:rPr>
              <w:rFonts w:ascii="Arial" w:eastAsia="HGSｺﾞｼｯｸM" w:hAnsi="Arial" w:cs="Arial" w:hint="eastAsia"/>
              <w:szCs w:val="21"/>
            </w:rPr>
          </w:rPrChange>
        </w:rPr>
        <w:t>よう</w:t>
      </w:r>
      <w:r w:rsidR="004507E9" w:rsidRPr="006723A6">
        <w:rPr>
          <w:rFonts w:ascii="Arial" w:eastAsia="HGSｺﾞｼｯｸM" w:hAnsi="Arial" w:cs="Arial"/>
          <w:szCs w:val="21"/>
        </w:rPr>
        <w:t>。まさに太陽</w:t>
      </w:r>
      <w:r w:rsidR="004507E9" w:rsidRPr="00A5170F">
        <w:rPr>
          <w:rFonts w:ascii="Arial" w:eastAsia="HGSｺﾞｼｯｸM" w:hAnsi="Arial" w:cs="Arial" w:hint="eastAsia"/>
          <w:szCs w:val="21"/>
          <w:highlight w:val="yellow"/>
        </w:rPr>
        <w:t>，ソレイユ</w:t>
      </w:r>
      <w:r w:rsidR="004507E9" w:rsidRPr="006723A6">
        <w:rPr>
          <w:rFonts w:ascii="Arial" w:eastAsia="HGSｺﾞｼｯｸM" w:hAnsi="Arial" w:cs="Arial"/>
          <w:szCs w:val="21"/>
        </w:rPr>
        <w:t>のような、爆発的なエネルギーを放つ作品です。</w:t>
      </w:r>
      <w:r w:rsidR="004507E9" w:rsidRPr="00F9669B">
        <w:rPr>
          <w:rFonts w:ascii="Arial" w:eastAsia="HGSｺﾞｼｯｸM" w:hAnsi="Arial" w:cs="Arial" w:hint="eastAsia"/>
          <w:szCs w:val="21"/>
          <w:highlight w:val="magenta"/>
          <w:rPrChange w:id="529" w:author="TRIVECTOR" w:date="2026-03-03T17:06:00Z" w16du:dateUtc="2026-03-03T08:06:00Z">
            <w:rPr>
              <w:rFonts w:ascii="Arial" w:eastAsia="HGSｺﾞｼｯｸM" w:hAnsi="Arial" w:cs="Arial" w:hint="eastAsia"/>
              <w:szCs w:val="21"/>
            </w:rPr>
          </w:rPrChange>
        </w:rPr>
        <w:t>今井俊満</w:t>
      </w:r>
      <w:r w:rsidR="004507E9" w:rsidRPr="006723A6">
        <w:rPr>
          <w:rFonts w:ascii="Arial" w:eastAsia="HGSｺﾞｼｯｸM" w:hAnsi="Arial" w:cs="Arial"/>
          <w:szCs w:val="21"/>
        </w:rPr>
        <w:t>は、フランス滞在中の</w:t>
      </w:r>
      <w:r w:rsidR="004507E9" w:rsidRPr="006723A6">
        <w:rPr>
          <w:rFonts w:ascii="Arial" w:eastAsia="HGSｺﾞｼｯｸM" w:hAnsi="Arial" w:cs="Arial"/>
          <w:szCs w:val="21"/>
        </w:rPr>
        <w:t>1955</w:t>
      </w:r>
      <w:r w:rsidR="004507E9" w:rsidRPr="006723A6">
        <w:rPr>
          <w:rFonts w:ascii="Arial" w:eastAsia="HGSｺﾞｼｯｸM" w:hAnsi="Arial" w:cs="Arial"/>
          <w:szCs w:val="21"/>
        </w:rPr>
        <w:t>年、アンフォルメル</w:t>
      </w:r>
      <w:r w:rsidR="004507E9" w:rsidRPr="00A5170F">
        <w:rPr>
          <w:rFonts w:ascii="Arial" w:eastAsia="HGSｺﾞｼｯｸM" w:hAnsi="Arial" w:cs="Arial" w:hint="eastAsia"/>
          <w:szCs w:val="21"/>
          <w:highlight w:val="yellow"/>
        </w:rPr>
        <w:t>，</w:t>
      </w:r>
      <w:r w:rsidR="004507E9" w:rsidRPr="00A5170F">
        <w:rPr>
          <w:rFonts w:ascii="Arial" w:eastAsia="HGSｺﾞｼｯｸM" w:hAnsi="Arial" w:cs="Arial"/>
          <w:szCs w:val="21"/>
          <w:highlight w:val="yellow"/>
        </w:rPr>
        <w:t>非定形</w:t>
      </w:r>
      <w:r w:rsidR="004507E9" w:rsidRPr="006723A6">
        <w:rPr>
          <w:rFonts w:ascii="Arial" w:eastAsia="HGSｺﾞｼｯｸM" w:hAnsi="Arial" w:cs="Arial"/>
          <w:szCs w:val="21"/>
        </w:rPr>
        <w:t>運動を理論的に主導した評論家、ミシェル・タピエと知り合い、自身もこの運動に参加しました。</w:t>
      </w:r>
      <w:r w:rsidR="004507E9" w:rsidRPr="006723A6">
        <w:rPr>
          <w:rFonts w:ascii="Arial" w:eastAsia="HGSｺﾞｼｯｸM" w:hAnsi="Arial" w:cs="Arial"/>
          <w:szCs w:val="21"/>
        </w:rPr>
        <w:t>1957</w:t>
      </w:r>
      <w:r w:rsidR="004507E9" w:rsidRPr="006723A6">
        <w:rPr>
          <w:rFonts w:ascii="Arial" w:eastAsia="HGSｺﾞｼｯｸM" w:hAnsi="Arial" w:cs="Arial"/>
          <w:szCs w:val="21"/>
        </w:rPr>
        <w:t>年には、タピエや画家のサム･フランシス、ジョルジュ・マチウらとともに一時帰国し、東京と大阪で公開制作や展覧会を開催。日本国内にアンフォルメル旋風を巻き起こしました。</w:t>
      </w:r>
    </w:p>
    <w:p w14:paraId="1D262DD6" w14:textId="77777777" w:rsidR="004507E9" w:rsidRPr="006723A6" w:rsidRDefault="004507E9" w:rsidP="004507E9">
      <w:pPr>
        <w:rPr>
          <w:rFonts w:ascii="Arial" w:eastAsia="HGSｺﾞｼｯｸM" w:hAnsi="Arial" w:cs="Arial"/>
          <w:szCs w:val="21"/>
        </w:rPr>
      </w:pPr>
    </w:p>
    <w:bookmarkEnd w:id="526"/>
    <w:p w14:paraId="5CB933F2" w14:textId="77777777" w:rsidR="004507E9" w:rsidRPr="006723A6" w:rsidRDefault="004507E9" w:rsidP="004507E9">
      <w:pPr>
        <w:tabs>
          <w:tab w:val="left" w:pos="960"/>
        </w:tabs>
        <w:rPr>
          <w:rFonts w:ascii="Arial" w:eastAsia="HGSｺﾞｼｯｸM" w:hAnsi="Arial" w:cs="Arial"/>
          <w:szCs w:val="21"/>
        </w:rPr>
      </w:pPr>
    </w:p>
    <w:p w14:paraId="480AB683" w14:textId="029398F7" w:rsidR="004507E9" w:rsidRPr="006723A6" w:rsidRDefault="0017589E" w:rsidP="004507E9">
      <w:pPr>
        <w:rPr>
          <w:rFonts w:ascii="Arial" w:eastAsia="HGSｺﾞｼｯｸM" w:hAnsi="Arial" w:cs="Arial"/>
          <w:szCs w:val="21"/>
        </w:rPr>
      </w:pPr>
      <w:ins w:id="530" w:author="TRIVECTOR" w:date="2026-03-03T16:58:00Z" w16du:dateUtc="2026-03-03T07:58:00Z">
        <w:r>
          <w:rPr>
            <w:rFonts w:ascii="Arial" w:eastAsia="HGSｺﾞｼｯｸM" w:hAnsi="Arial" w:cs="Arial" w:hint="eastAsia"/>
            <w:b/>
            <w:bCs/>
            <w:szCs w:val="21"/>
          </w:rPr>
          <w:t xml:space="preserve">108 </w:t>
        </w:r>
      </w:ins>
      <w:r w:rsidR="004507E9" w:rsidRPr="006723A6">
        <w:rPr>
          <w:rFonts w:ascii="Arial" w:eastAsia="HGSｺﾞｼｯｸM" w:hAnsi="Arial" w:cs="Arial"/>
          <w:b/>
          <w:bCs/>
          <w:szCs w:val="21"/>
        </w:rPr>
        <w:t>村井正誠</w:t>
      </w:r>
      <w:r w:rsidR="004507E9">
        <w:rPr>
          <w:rFonts w:ascii="Arial" w:eastAsia="HGSｺﾞｼｯｸM" w:hAnsi="Arial" w:cs="Arial" w:hint="eastAsia"/>
          <w:b/>
          <w:highlight w:val="yellow"/>
        </w:rPr>
        <w:t>，</w:t>
      </w:r>
      <w:r w:rsidR="004507E9">
        <w:rPr>
          <w:rFonts w:ascii="Arial" w:eastAsia="HGSｺﾞｼｯｸM" w:hAnsi="Arial" w:cs="Arial" w:hint="eastAsia"/>
          <w:b/>
        </w:rPr>
        <w:t>作、</w:t>
      </w:r>
      <w:r w:rsidR="004507E9" w:rsidRPr="006723A6">
        <w:rPr>
          <w:rFonts w:ascii="Arial" w:eastAsia="HGSｺﾞｼｯｸM" w:hAnsi="Arial" w:cs="Arial"/>
          <w:b/>
          <w:bCs/>
          <w:szCs w:val="21"/>
        </w:rPr>
        <w:t>《考える世界》</w:t>
      </w:r>
      <w:r w:rsidR="004507E9" w:rsidRPr="00EB4415">
        <w:rPr>
          <w:rFonts w:ascii="Arial" w:eastAsia="HGSｺﾞｼｯｸM" w:hAnsi="Arial" w:cs="Arial" w:hint="eastAsia"/>
          <w:b/>
          <w:bCs/>
          <w:szCs w:val="21"/>
          <w:highlight w:val="yellow"/>
        </w:rPr>
        <w:t>。</w:t>
      </w:r>
      <w:r w:rsidR="004507E9" w:rsidRPr="006723A6">
        <w:rPr>
          <w:rFonts w:ascii="Arial" w:eastAsia="HGSｺﾞｼｯｸM" w:hAnsi="Arial" w:cs="Arial" w:hint="eastAsia"/>
          <w:szCs w:val="21"/>
          <w:highlight w:val="yellow"/>
        </w:rPr>
        <w:t>，</w:t>
      </w:r>
      <w:r w:rsidR="004507E9" w:rsidRPr="006723A6">
        <w:rPr>
          <w:rFonts w:ascii="Arial" w:eastAsia="HGSｺﾞｼｯｸM" w:hAnsi="Arial" w:cs="Arial"/>
          <w:szCs w:val="21"/>
        </w:rPr>
        <w:t>赤、青、黄などの色面が画面全体に散りばめられ、上部には太く黒い線で二つの顔が描かれています。伸びやかに画面全体を走る黒い線は、人体が二つ重なっているようにも見えます。画面の下部には、横たわる幼い子の姿も見えます。戦後、一貫して人をテーマとし、抽象的な色面と具象的な形とを自在に組み合わせ、闊達な表現を展開した村井。本作とほぼ同じ構図で上部の顔が</w:t>
      </w:r>
      <w:r w:rsidR="004507E9" w:rsidRPr="006723A6">
        <w:rPr>
          <w:rFonts w:ascii="Arial" w:eastAsia="HGSｺﾞｼｯｸM" w:hAnsi="Arial" w:cs="Arial"/>
          <w:szCs w:val="21"/>
        </w:rPr>
        <w:t>1</w:t>
      </w:r>
      <w:r w:rsidR="004507E9" w:rsidRPr="006723A6">
        <w:rPr>
          <w:rFonts w:ascii="Arial" w:eastAsia="HGSｺﾞｼｯｸM" w:hAnsi="Arial" w:cs="Arial"/>
          <w:szCs w:val="21"/>
        </w:rPr>
        <w:t>つだけの</w:t>
      </w:r>
      <w:r w:rsidR="004507E9" w:rsidRPr="00E83940">
        <w:rPr>
          <w:rFonts w:ascii="Arial" w:eastAsia="HGSｺﾞｼｯｸM" w:hAnsi="Arial" w:cs="Arial" w:hint="eastAsia"/>
          <w:szCs w:val="21"/>
          <w:highlight w:val="yellow"/>
        </w:rPr>
        <w:t>，</w:t>
      </w:r>
      <w:r w:rsidR="004507E9" w:rsidRPr="006723A6">
        <w:rPr>
          <w:rFonts w:ascii="Arial" w:eastAsia="HGSｺﾞｼｯｸM" w:hAnsi="Arial" w:cs="Arial"/>
          <w:szCs w:val="21"/>
        </w:rPr>
        <w:t>母と子</w:t>
      </w:r>
      <w:commentRangeStart w:id="531"/>
      <w:r w:rsidR="004507E9" w:rsidRPr="0021606C">
        <w:rPr>
          <w:rFonts w:ascii="Arial" w:eastAsia="HGSｺﾞｼｯｸM" w:hAnsi="Arial" w:cs="Arial"/>
          <w:szCs w:val="21"/>
        </w:rPr>
        <w:t>と</w:t>
      </w:r>
      <w:commentRangeEnd w:id="531"/>
      <w:r w:rsidR="004507E9" w:rsidRPr="006723A6">
        <w:rPr>
          <w:rStyle w:val="aa"/>
          <w:rFonts w:ascii="Arial" w:eastAsia="HGSｺﾞｼｯｸM" w:hAnsi="Arial" w:cs="Arial"/>
          <w:sz w:val="21"/>
          <w:szCs w:val="21"/>
        </w:rPr>
        <w:commentReference w:id="531"/>
      </w:r>
      <w:r w:rsidR="004507E9" w:rsidRPr="006723A6">
        <w:rPr>
          <w:rFonts w:ascii="Arial" w:eastAsia="HGSｺﾞｼｯｸM" w:hAnsi="Arial" w:cs="Arial"/>
          <w:szCs w:val="21"/>
        </w:rPr>
        <w:t>題した作品があることから、描かれているのは、母子に父を加えた家族の姿でしょうか。モダンで大らかな雰囲気を持つ作品です。</w:t>
      </w:r>
    </w:p>
    <w:p w14:paraId="5E089322" w14:textId="77777777" w:rsidR="004507E9" w:rsidRDefault="004507E9" w:rsidP="004507E9">
      <w:pPr>
        <w:rPr>
          <w:rFonts w:ascii="Arial" w:eastAsia="HGSｺﾞｼｯｸM" w:hAnsi="Arial" w:cs="Arial"/>
          <w:szCs w:val="21"/>
        </w:rPr>
      </w:pPr>
    </w:p>
    <w:p w14:paraId="0A016D80" w14:textId="77777777" w:rsidR="004507E9" w:rsidRDefault="004507E9" w:rsidP="004507E9">
      <w:pPr>
        <w:rPr>
          <w:rFonts w:ascii="Arial" w:eastAsia="HGSｺﾞｼｯｸM" w:hAnsi="Arial" w:cs="Arial"/>
          <w:szCs w:val="21"/>
        </w:rPr>
      </w:pPr>
    </w:p>
    <w:p w14:paraId="73D27B6C" w14:textId="6B77759C" w:rsidR="004507E9" w:rsidRPr="006723A6" w:rsidRDefault="0017589E" w:rsidP="004507E9">
      <w:pPr>
        <w:rPr>
          <w:rFonts w:ascii="Arial" w:eastAsia="HGSｺﾞｼｯｸM" w:hAnsi="Arial" w:cs="Arial"/>
          <w:szCs w:val="21"/>
        </w:rPr>
      </w:pPr>
      <w:ins w:id="532" w:author="TRIVECTOR" w:date="2026-03-03T16:58:00Z" w16du:dateUtc="2026-03-03T07:58:00Z">
        <w:r>
          <w:rPr>
            <w:rFonts w:ascii="Arial" w:eastAsia="HGSｺﾞｼｯｸM" w:hAnsi="Arial" w:cs="Arial" w:hint="eastAsia"/>
            <w:b/>
            <w:bCs/>
            <w:szCs w:val="21"/>
          </w:rPr>
          <w:t xml:space="preserve">109 </w:t>
        </w:r>
      </w:ins>
      <w:r w:rsidR="004507E9" w:rsidRPr="006723A6">
        <w:rPr>
          <w:rFonts w:ascii="Arial" w:eastAsia="HGSｺﾞｼｯｸM" w:hAnsi="Arial" w:cs="Arial"/>
          <w:b/>
          <w:bCs/>
          <w:szCs w:val="21"/>
        </w:rPr>
        <w:t>高松次郎</w:t>
      </w:r>
      <w:r w:rsidR="004507E9">
        <w:rPr>
          <w:rFonts w:ascii="Arial" w:eastAsia="HGSｺﾞｼｯｸM" w:hAnsi="Arial" w:cs="Arial" w:hint="eastAsia"/>
          <w:b/>
          <w:highlight w:val="yellow"/>
        </w:rPr>
        <w:t>，</w:t>
      </w:r>
      <w:r w:rsidR="004507E9">
        <w:rPr>
          <w:rFonts w:ascii="Arial" w:eastAsia="HGSｺﾞｼｯｸM" w:hAnsi="Arial" w:cs="Arial" w:hint="eastAsia"/>
          <w:b/>
        </w:rPr>
        <w:t>作、</w:t>
      </w:r>
      <w:r w:rsidR="004507E9" w:rsidRPr="006723A6">
        <w:rPr>
          <w:rFonts w:ascii="Arial" w:eastAsia="HGSｺﾞｼｯｸM" w:hAnsi="Arial" w:cs="Arial"/>
          <w:b/>
          <w:bCs/>
          <w:szCs w:val="21"/>
        </w:rPr>
        <w:t>《ビーナスを見る女の影》</w:t>
      </w:r>
      <w:bookmarkStart w:id="533" w:name="_Toc94693839"/>
      <w:r w:rsidR="004507E9" w:rsidRPr="00EB4415">
        <w:rPr>
          <w:rFonts w:ascii="Arial" w:eastAsia="HGSｺﾞｼｯｸM" w:hAnsi="Arial" w:cs="Arial" w:hint="eastAsia"/>
          <w:b/>
          <w:bCs/>
          <w:szCs w:val="21"/>
          <w:highlight w:val="yellow"/>
        </w:rPr>
        <w:t>。</w:t>
      </w:r>
      <w:r w:rsidR="004507E9" w:rsidRPr="006723A6">
        <w:rPr>
          <w:rFonts w:ascii="Arial" w:eastAsia="HGSｺﾞｼｯｸM" w:hAnsi="Arial" w:cs="Arial" w:hint="eastAsia"/>
          <w:szCs w:val="21"/>
          <w:highlight w:val="yellow"/>
        </w:rPr>
        <w:t>，</w:t>
      </w:r>
      <w:r w:rsidR="004507E9" w:rsidRPr="006723A6">
        <w:rPr>
          <w:rFonts w:ascii="Arial" w:eastAsia="HGSｺﾞｼｯｸM" w:hAnsi="Arial" w:cs="Arial"/>
          <w:szCs w:val="21"/>
        </w:rPr>
        <w:t>白い壁に掛かるビーナスの石膏像と、その前に佇む二人の人影。しかし、影の主は見当たりません。これは画面に描かれた影だからです。通常の写実的な絵画では、絵の中に描かれた物に影をつけることで、立体感や存在感を演出します。しかしこの作品では、絵の前に立つ人の影が描かれているため、鑑賞者は、その場に誰もいないのに、まるで誰かがいるかのような、奇妙な違和感を覚えます。人間の認知に揺さぶりをかけると同時に、伝統的な</w:t>
      </w:r>
      <w:r w:rsidR="004507E9" w:rsidRPr="00E83940">
        <w:rPr>
          <w:rFonts w:ascii="Arial" w:eastAsia="HGSｺﾞｼｯｸM" w:hAnsi="Arial" w:cs="Arial" w:hint="eastAsia"/>
          <w:szCs w:val="21"/>
          <w:highlight w:val="yellow"/>
        </w:rPr>
        <w:t>，</w:t>
      </w:r>
      <w:r w:rsidR="004507E9" w:rsidRPr="006723A6">
        <w:rPr>
          <w:rFonts w:ascii="Arial" w:eastAsia="HGSｺﾞｼｯｸM" w:hAnsi="Arial" w:cs="Arial"/>
          <w:szCs w:val="21"/>
        </w:rPr>
        <w:t>本物のように描く写実絵画に対する、作者の批判的な問いも込められた作品です。</w:t>
      </w:r>
    </w:p>
    <w:p w14:paraId="6CD5D9B7" w14:textId="77777777" w:rsidR="004507E9" w:rsidRDefault="004507E9" w:rsidP="004507E9">
      <w:pPr>
        <w:rPr>
          <w:rFonts w:ascii="Arial" w:eastAsia="HGSｺﾞｼｯｸM" w:hAnsi="Arial" w:cs="Arial"/>
          <w:szCs w:val="21"/>
        </w:rPr>
      </w:pPr>
    </w:p>
    <w:p w14:paraId="630E2881" w14:textId="77777777" w:rsidR="004507E9" w:rsidRDefault="004507E9" w:rsidP="004507E9">
      <w:pPr>
        <w:rPr>
          <w:rFonts w:ascii="Arial" w:eastAsia="HGSｺﾞｼｯｸM" w:hAnsi="Arial" w:cs="Arial"/>
          <w:szCs w:val="21"/>
        </w:rPr>
      </w:pPr>
    </w:p>
    <w:bookmarkEnd w:id="533"/>
    <w:p w14:paraId="3134D3C7" w14:textId="5DA0139E" w:rsidR="004507E9" w:rsidRPr="006723A6" w:rsidRDefault="0017589E" w:rsidP="004507E9">
      <w:pPr>
        <w:rPr>
          <w:rFonts w:ascii="Arial" w:eastAsia="HGSｺﾞｼｯｸM" w:hAnsi="Arial" w:cs="Arial"/>
          <w:szCs w:val="21"/>
        </w:rPr>
      </w:pPr>
      <w:ins w:id="534" w:author="TRIVECTOR" w:date="2026-03-03T16:58:00Z" w16du:dateUtc="2026-03-03T07:58:00Z">
        <w:r>
          <w:rPr>
            <w:rFonts w:ascii="Arial" w:eastAsia="HGSｺﾞｼｯｸM" w:hAnsi="Arial" w:cs="Arial" w:hint="eastAsia"/>
            <w:b/>
            <w:bCs/>
            <w:szCs w:val="21"/>
          </w:rPr>
          <w:t xml:space="preserve">110 </w:t>
        </w:r>
      </w:ins>
      <w:commentRangeStart w:id="535"/>
      <w:r w:rsidR="004507E9" w:rsidRPr="006723A6">
        <w:rPr>
          <w:rFonts w:ascii="Arial" w:eastAsia="HGSｺﾞｼｯｸM" w:hAnsi="Arial" w:cs="Arial"/>
          <w:b/>
          <w:bCs/>
          <w:szCs w:val="21"/>
        </w:rPr>
        <w:t>李禹煥</w:t>
      </w:r>
      <w:commentRangeEnd w:id="535"/>
      <w:r w:rsidR="004507E9">
        <w:rPr>
          <w:rStyle w:val="aa"/>
          <w:rFonts w:ascii="Arial" w:eastAsia="HGSｺﾞｼｯｸM" w:hAnsi="Arial" w:cs="Arial" w:hint="eastAsia"/>
          <w:b/>
          <w:sz w:val="21"/>
          <w:szCs w:val="22"/>
          <w:highlight w:val="yellow"/>
        </w:rPr>
        <w:commentReference w:id="535"/>
      </w:r>
      <w:r w:rsidR="004507E9">
        <w:rPr>
          <w:rFonts w:ascii="Arial" w:eastAsia="HGSｺﾞｼｯｸM" w:hAnsi="Arial" w:cs="Arial" w:hint="eastAsia"/>
          <w:b/>
          <w:highlight w:val="yellow"/>
        </w:rPr>
        <w:t>，</w:t>
      </w:r>
      <w:r w:rsidR="004507E9">
        <w:rPr>
          <w:rFonts w:ascii="Arial" w:eastAsia="HGSｺﾞｼｯｸM" w:hAnsi="Arial" w:cs="Arial" w:hint="eastAsia"/>
          <w:b/>
        </w:rPr>
        <w:t>作、</w:t>
      </w:r>
      <w:r w:rsidR="004507E9" w:rsidRPr="006723A6">
        <w:rPr>
          <w:rFonts w:ascii="Arial" w:eastAsia="HGSｺﾞｼｯｸM" w:hAnsi="Arial" w:cs="Arial"/>
          <w:b/>
          <w:bCs/>
          <w:szCs w:val="21"/>
        </w:rPr>
        <w:t>《線より》</w:t>
      </w:r>
      <w:bookmarkStart w:id="536" w:name="_Toc94693987"/>
      <w:r w:rsidR="004507E9" w:rsidRPr="00EB4415">
        <w:rPr>
          <w:rFonts w:ascii="Arial" w:eastAsia="HGSｺﾞｼｯｸM" w:hAnsi="Arial" w:cs="Arial" w:hint="eastAsia"/>
          <w:b/>
          <w:bCs/>
          <w:szCs w:val="21"/>
          <w:highlight w:val="yellow"/>
        </w:rPr>
        <w:t>。</w:t>
      </w:r>
      <w:r w:rsidR="004507E9" w:rsidRPr="006723A6">
        <w:rPr>
          <w:rFonts w:ascii="Arial" w:eastAsia="HGSｺﾞｼｯｸM" w:hAnsi="Arial" w:cs="Arial" w:hint="eastAsia"/>
          <w:szCs w:val="21"/>
          <w:highlight w:val="yellow"/>
        </w:rPr>
        <w:t>，</w:t>
      </w:r>
      <w:r w:rsidR="004507E9" w:rsidRPr="006723A6">
        <w:rPr>
          <w:rFonts w:ascii="Arial" w:eastAsia="HGSｺﾞｼｯｸM" w:hAnsi="Arial" w:cs="Arial"/>
          <w:szCs w:val="21"/>
        </w:rPr>
        <w:t>本作の前に立つと、群青色の絵具がついた筆を同じ方向に動かして線を引く画家の動きが目に浮かびます。</w:t>
      </w:r>
      <w:r w:rsidR="004507E9" w:rsidRPr="00F9669B">
        <w:rPr>
          <w:rFonts w:ascii="Arial" w:eastAsia="HGSｺﾞｼｯｸM" w:hAnsi="Arial" w:cs="Arial" w:hint="eastAsia"/>
          <w:szCs w:val="21"/>
          <w:highlight w:val="magenta"/>
          <w:rPrChange w:id="537" w:author="TRIVECTOR" w:date="2026-03-03T17:08:00Z" w16du:dateUtc="2026-03-03T08:08:00Z">
            <w:rPr>
              <w:rFonts w:ascii="Arial" w:eastAsia="HGSｺﾞｼｯｸM" w:hAnsi="Arial" w:cs="Arial" w:hint="eastAsia"/>
              <w:szCs w:val="21"/>
            </w:rPr>
          </w:rPrChange>
        </w:rPr>
        <w:t>画面の</w:t>
      </w:r>
      <w:r w:rsidR="004507E9" w:rsidRPr="006723A6">
        <w:rPr>
          <w:rFonts w:ascii="Arial" w:eastAsia="HGSｺﾞｼｯｸM" w:hAnsi="Arial" w:cs="Arial"/>
          <w:szCs w:val="21"/>
        </w:rPr>
        <w:t>最上部ではほぼ横一列の起点から引かれた線は、下部に向かうに従って大きくずれていき、リズミカルな印象へと変化します。</w:t>
      </w:r>
      <w:r w:rsidR="004507E9" w:rsidRPr="006723A6">
        <w:rPr>
          <w:rFonts w:ascii="Arial" w:eastAsia="HGSｺﾞｼｯｸM" w:hAnsi="Arial" w:cs="Arial"/>
          <w:szCs w:val="21"/>
        </w:rPr>
        <w:lastRenderedPageBreak/>
        <w:t>李は、</w:t>
      </w:r>
      <w:r w:rsidR="004507E9" w:rsidRPr="006723A6">
        <w:rPr>
          <w:rFonts w:ascii="Arial" w:eastAsia="HGSｺﾞｼｯｸM" w:hAnsi="Arial" w:cs="Arial"/>
          <w:szCs w:val="21"/>
        </w:rPr>
        <w:t>1950</w:t>
      </w:r>
      <w:r w:rsidR="004507E9" w:rsidRPr="006723A6">
        <w:rPr>
          <w:rFonts w:ascii="Arial" w:eastAsia="HGSｺﾞｼｯｸM" w:hAnsi="Arial" w:cs="Arial"/>
          <w:szCs w:val="21"/>
        </w:rPr>
        <w:t>年代末から</w:t>
      </w:r>
      <w:r w:rsidR="004507E9" w:rsidRPr="006723A6">
        <w:rPr>
          <w:rFonts w:ascii="Arial" w:eastAsia="HGSｺﾞｼｯｸM" w:hAnsi="Arial" w:cs="Arial"/>
          <w:szCs w:val="21"/>
        </w:rPr>
        <w:t>1960</w:t>
      </w:r>
      <w:r w:rsidR="004507E9" w:rsidRPr="006723A6">
        <w:rPr>
          <w:rFonts w:ascii="Arial" w:eastAsia="HGSｺﾞｼｯｸM" w:hAnsi="Arial" w:cs="Arial"/>
          <w:szCs w:val="21"/>
        </w:rPr>
        <w:t>年代初頭に、石、ガラスなどの物質を配置し、その関係性から思考を引き出そうとする</w:t>
      </w:r>
      <w:r w:rsidR="004507E9" w:rsidRPr="00EF75A6">
        <w:rPr>
          <w:rFonts w:ascii="Arial" w:eastAsia="HGSｺﾞｼｯｸM" w:hAnsi="Arial" w:cs="Arial" w:hint="eastAsia"/>
          <w:szCs w:val="21"/>
          <w:highlight w:val="yellow"/>
        </w:rPr>
        <w:t>,</w:t>
      </w:r>
      <w:r w:rsidR="004507E9" w:rsidRPr="006723A6">
        <w:rPr>
          <w:rFonts w:ascii="Arial" w:eastAsia="HGSｺﾞｼｯｸM" w:hAnsi="Arial" w:cs="Arial"/>
          <w:szCs w:val="21"/>
        </w:rPr>
        <w:t>「もの派」と呼ばれる芸術運動を理論と実践で</w:t>
      </w:r>
      <w:r w:rsidR="004507E9" w:rsidRPr="00F9669B">
        <w:rPr>
          <w:rFonts w:ascii="Arial" w:eastAsia="HGSｺﾞｼｯｸM" w:hAnsi="Arial" w:cs="Arial" w:hint="eastAsia"/>
          <w:szCs w:val="21"/>
          <w:highlight w:val="magenta"/>
          <w:rPrChange w:id="538" w:author="TRIVECTOR" w:date="2026-03-03T17:09:00Z" w16du:dateUtc="2026-03-03T08:09:00Z">
            <w:rPr>
              <w:rFonts w:ascii="Arial" w:eastAsia="HGSｺﾞｼｯｸM" w:hAnsi="Arial" w:cs="Arial" w:hint="eastAsia"/>
              <w:szCs w:val="21"/>
            </w:rPr>
          </w:rPrChange>
        </w:rPr>
        <w:t>牽引しました。</w:t>
      </w:r>
      <w:r w:rsidR="004507E9" w:rsidRPr="006723A6">
        <w:rPr>
          <w:rFonts w:ascii="Arial" w:eastAsia="HGSｺﾞｼｯｸM" w:hAnsi="Arial" w:cs="Arial"/>
          <w:szCs w:val="21"/>
        </w:rPr>
        <w:t>絵画では、</w:t>
      </w:r>
      <w:r w:rsidR="004507E9" w:rsidRPr="00E83940">
        <w:rPr>
          <w:rFonts w:ascii="Arial" w:eastAsia="HGSｺﾞｼｯｸM" w:hAnsi="Arial" w:cs="Arial" w:hint="eastAsia"/>
          <w:szCs w:val="21"/>
          <w:highlight w:val="yellow"/>
        </w:rPr>
        <w:t>，</w:t>
      </w:r>
      <w:r w:rsidR="004507E9" w:rsidRPr="00F9669B">
        <w:rPr>
          <w:rFonts w:ascii="Arial" w:eastAsia="HGSｺﾞｼｯｸM" w:hAnsi="Arial" w:cs="Arial" w:hint="eastAsia"/>
          <w:szCs w:val="21"/>
          <w:highlight w:val="magenta"/>
          <w:rPrChange w:id="539" w:author="TRIVECTOR" w:date="2026-03-03T17:09:00Z" w16du:dateUtc="2026-03-03T08:09:00Z">
            <w:rPr>
              <w:rFonts w:ascii="Arial" w:eastAsia="HGSｺﾞｼｯｸM" w:hAnsi="Arial" w:cs="Arial" w:hint="eastAsia"/>
              <w:szCs w:val="21"/>
            </w:rPr>
          </w:rPrChange>
        </w:rPr>
        <w:t>線より</w:t>
      </w:r>
      <w:r w:rsidR="004507E9" w:rsidRPr="00F9669B">
        <w:rPr>
          <w:rFonts w:ascii="Arial" w:eastAsia="HGSｺﾞｼｯｸM" w:hAnsi="Arial" w:cs="Arial" w:hint="eastAsia"/>
          <w:szCs w:val="21"/>
          <w:highlight w:val="magenta"/>
          <w:rPrChange w:id="540" w:author="TRIVECTOR" w:date="2026-03-03T17:09:00Z" w16du:dateUtc="2026-03-03T08:09:00Z">
            <w:rPr>
              <w:rFonts w:ascii="Arial" w:eastAsia="HGSｺﾞｼｯｸM" w:hAnsi="Arial" w:cs="Arial" w:hint="eastAsia"/>
              <w:szCs w:val="21"/>
              <w:highlight w:val="yellow"/>
            </w:rPr>
          </w:rPrChange>
        </w:rPr>
        <w:t>，</w:t>
      </w:r>
      <w:r w:rsidR="004507E9" w:rsidRPr="00F9669B">
        <w:rPr>
          <w:rFonts w:ascii="Arial" w:eastAsia="HGSｺﾞｼｯｸM" w:hAnsi="Arial" w:cs="Arial" w:hint="eastAsia"/>
          <w:szCs w:val="21"/>
          <w:highlight w:val="magenta"/>
          <w:rPrChange w:id="541" w:author="TRIVECTOR" w:date="2026-03-03T17:09:00Z" w16du:dateUtc="2026-03-03T08:09:00Z">
            <w:rPr>
              <w:rFonts w:ascii="Arial" w:eastAsia="HGSｺﾞｼｯｸM" w:hAnsi="Arial" w:cs="Arial" w:hint="eastAsia"/>
              <w:szCs w:val="21"/>
            </w:rPr>
          </w:rPrChange>
        </w:rPr>
        <w:t>点より</w:t>
      </w:r>
      <w:r w:rsidR="004507E9" w:rsidRPr="006723A6">
        <w:rPr>
          <w:rFonts w:ascii="Arial" w:eastAsia="HGSｺﾞｼｯｸM" w:hAnsi="Arial" w:cs="Arial"/>
          <w:szCs w:val="21"/>
        </w:rPr>
        <w:t>などのシリーズにおいて、画家の身体の痕跡を残しつつ、鑑賞者を内省へと誘う作品を制作しました。</w:t>
      </w:r>
      <w:bookmarkEnd w:id="536"/>
    </w:p>
    <w:p w14:paraId="52AD36E2" w14:textId="77777777" w:rsidR="004507E9" w:rsidRDefault="004507E9" w:rsidP="004507E9">
      <w:pPr>
        <w:rPr>
          <w:rFonts w:ascii="Arial" w:eastAsia="HGSｺﾞｼｯｸM" w:hAnsi="Arial" w:cs="Arial"/>
          <w:szCs w:val="21"/>
        </w:rPr>
      </w:pPr>
    </w:p>
    <w:p w14:paraId="5A1F61C7" w14:textId="77777777" w:rsidR="004507E9" w:rsidRDefault="004507E9" w:rsidP="004507E9">
      <w:pPr>
        <w:rPr>
          <w:rFonts w:ascii="Arial" w:eastAsia="HGSｺﾞｼｯｸM" w:hAnsi="Arial" w:cs="Arial"/>
          <w:szCs w:val="21"/>
        </w:rPr>
      </w:pPr>
    </w:p>
    <w:p w14:paraId="00F6FBCB" w14:textId="39D21C00" w:rsidR="004507E9" w:rsidRPr="006723A6" w:rsidRDefault="0017589E" w:rsidP="004507E9">
      <w:pPr>
        <w:rPr>
          <w:rFonts w:ascii="Arial" w:eastAsia="HGSｺﾞｼｯｸM" w:hAnsi="Arial" w:cs="Arial"/>
          <w:szCs w:val="21"/>
        </w:rPr>
      </w:pPr>
      <w:ins w:id="542" w:author="TRIVECTOR" w:date="2026-03-03T16:58:00Z" w16du:dateUtc="2026-03-03T07:58:00Z">
        <w:r>
          <w:rPr>
            <w:rFonts w:ascii="Arial" w:eastAsia="HGSｺﾞｼｯｸM" w:hAnsi="Arial" w:cs="Arial" w:hint="eastAsia"/>
            <w:b/>
            <w:bCs/>
            <w:szCs w:val="21"/>
          </w:rPr>
          <w:t xml:space="preserve">111 </w:t>
        </w:r>
      </w:ins>
      <w:r w:rsidR="004507E9" w:rsidRPr="006723A6">
        <w:rPr>
          <w:rFonts w:ascii="Arial" w:eastAsia="HGSｺﾞｼｯｸM" w:hAnsi="Arial" w:cs="Arial"/>
          <w:b/>
          <w:bCs/>
          <w:szCs w:val="21"/>
        </w:rPr>
        <w:t>佐々木正芳</w:t>
      </w:r>
      <w:r w:rsidR="004507E9">
        <w:rPr>
          <w:rFonts w:ascii="Arial" w:eastAsia="HGSｺﾞｼｯｸM" w:hAnsi="Arial" w:cs="Arial" w:hint="eastAsia"/>
          <w:b/>
          <w:highlight w:val="yellow"/>
        </w:rPr>
        <w:t>，</w:t>
      </w:r>
      <w:r w:rsidR="004507E9">
        <w:rPr>
          <w:rFonts w:ascii="Arial" w:eastAsia="HGSｺﾞｼｯｸM" w:hAnsi="Arial" w:cs="Arial" w:hint="eastAsia"/>
          <w:b/>
        </w:rPr>
        <w:t>作、</w:t>
      </w:r>
      <w:r w:rsidR="004507E9" w:rsidRPr="006723A6">
        <w:rPr>
          <w:rFonts w:ascii="Arial" w:eastAsia="HGSｺﾞｼｯｸM" w:hAnsi="Arial" w:cs="Arial"/>
          <w:b/>
          <w:bCs/>
          <w:szCs w:val="21"/>
        </w:rPr>
        <w:t>《ぬぎたい</w:t>
      </w:r>
      <w:r w:rsidR="004507E9" w:rsidRPr="006723A6">
        <w:rPr>
          <w:rFonts w:ascii="ＭＳ 明朝" w:eastAsia="ＭＳ 明朝" w:hAnsi="ＭＳ 明朝" w:cs="ＭＳ 明朝" w:hint="eastAsia"/>
          <w:b/>
          <w:bCs/>
          <w:szCs w:val="21"/>
        </w:rPr>
        <w:t>Ⅱ</w:t>
      </w:r>
      <w:r w:rsidR="004507E9" w:rsidRPr="006723A6">
        <w:rPr>
          <w:rFonts w:ascii="Arial" w:eastAsia="HGSｺﾞｼｯｸM" w:hAnsi="Arial" w:cs="Arial"/>
          <w:b/>
          <w:bCs/>
          <w:szCs w:val="21"/>
        </w:rPr>
        <w:t>》</w:t>
      </w:r>
      <w:bookmarkStart w:id="543" w:name="_Toc94693807"/>
      <w:r w:rsidR="004507E9" w:rsidRPr="00EB4415">
        <w:rPr>
          <w:rFonts w:ascii="Arial" w:eastAsia="HGSｺﾞｼｯｸM" w:hAnsi="Arial" w:cs="Arial" w:hint="eastAsia"/>
          <w:b/>
          <w:bCs/>
          <w:szCs w:val="21"/>
          <w:highlight w:val="yellow"/>
        </w:rPr>
        <w:t>。</w:t>
      </w:r>
      <w:r w:rsidR="004507E9" w:rsidRPr="006723A6">
        <w:rPr>
          <w:rFonts w:ascii="Arial" w:eastAsia="HGSｺﾞｼｯｸM" w:hAnsi="Arial" w:cs="Arial" w:hint="eastAsia"/>
          <w:szCs w:val="21"/>
          <w:highlight w:val="yellow"/>
        </w:rPr>
        <w:t>，</w:t>
      </w:r>
      <w:r w:rsidR="004507E9" w:rsidRPr="00F9669B">
        <w:rPr>
          <w:rFonts w:ascii="Arial" w:eastAsia="HGSｺﾞｼｯｸM" w:hAnsi="Arial" w:cs="Arial" w:hint="eastAsia"/>
          <w:szCs w:val="21"/>
          <w:highlight w:val="magenta"/>
          <w:rPrChange w:id="544" w:author="TRIVECTOR" w:date="2026-03-03T17:09:00Z" w16du:dateUtc="2026-03-03T08:09:00Z">
            <w:rPr>
              <w:rFonts w:ascii="Arial" w:eastAsia="HGSｺﾞｼｯｸM" w:hAnsi="Arial" w:cs="Arial" w:hint="eastAsia"/>
              <w:szCs w:val="21"/>
            </w:rPr>
          </w:rPrChange>
        </w:rPr>
        <w:t>全身に</w:t>
      </w:r>
      <w:r w:rsidR="004507E9" w:rsidRPr="006723A6">
        <w:rPr>
          <w:rFonts w:ascii="Arial" w:eastAsia="HGSｺﾞｼｯｸM" w:hAnsi="Arial" w:cs="Arial"/>
          <w:szCs w:val="21"/>
        </w:rPr>
        <w:t>白い布のようなものがまとわりつき、顔まで覆われた</w:t>
      </w:r>
      <w:r w:rsidR="004507E9" w:rsidRPr="006723A6">
        <w:rPr>
          <w:rFonts w:ascii="Arial" w:eastAsia="HGSｺﾞｼｯｸM" w:hAnsi="Arial" w:cs="Arial"/>
          <w:szCs w:val="21"/>
        </w:rPr>
        <w:t>3</w:t>
      </w:r>
      <w:r w:rsidR="004507E9" w:rsidRPr="006723A6">
        <w:rPr>
          <w:rFonts w:ascii="Arial" w:eastAsia="HGSｺﾞｼｯｸM" w:hAnsi="Arial" w:cs="Arial"/>
          <w:szCs w:val="21"/>
        </w:rPr>
        <w:t>人の人物は、そこから抜け出そうと必死にもがいているようです。見ているこちらまで息苦しくなるような不安感が、画面全体に漂います。佐々木は、</w:t>
      </w:r>
      <w:r w:rsidR="004507E9" w:rsidRPr="006723A6">
        <w:rPr>
          <w:rFonts w:ascii="Arial" w:eastAsia="HGSｺﾞｼｯｸM" w:hAnsi="Arial" w:cs="Arial"/>
          <w:szCs w:val="21"/>
        </w:rPr>
        <w:t>1960</w:t>
      </w:r>
      <w:r w:rsidR="004507E9" w:rsidRPr="006723A6">
        <w:rPr>
          <w:rFonts w:ascii="Arial" w:eastAsia="HGSｺﾞｼｯｸM" w:hAnsi="Arial" w:cs="Arial"/>
          <w:szCs w:val="21"/>
        </w:rPr>
        <w:t>年代後半、それまでの油彩による抽象を離れ、</w:t>
      </w:r>
      <w:r w:rsidR="004507E9" w:rsidRPr="00F9669B">
        <w:rPr>
          <w:rFonts w:ascii="Arial" w:eastAsia="HGSｺﾞｼｯｸM" w:hAnsi="Arial" w:cs="Arial" w:hint="eastAsia"/>
          <w:szCs w:val="21"/>
          <w:highlight w:val="magenta"/>
          <w:rPrChange w:id="545" w:author="TRIVECTOR" w:date="2026-03-03T17:10:00Z" w16du:dateUtc="2026-03-03T08:10:00Z">
            <w:rPr>
              <w:rFonts w:ascii="Arial" w:eastAsia="HGSｺﾞｼｯｸM" w:hAnsi="Arial" w:cs="Arial" w:hint="eastAsia"/>
              <w:szCs w:val="21"/>
            </w:rPr>
          </w:rPrChange>
        </w:rPr>
        <w:t>アクリル</w:t>
      </w:r>
      <w:r w:rsidR="004507E9" w:rsidRPr="006723A6">
        <w:rPr>
          <w:rFonts w:ascii="Arial" w:eastAsia="HGSｺﾞｼｯｸM" w:hAnsi="Arial" w:cs="Arial"/>
          <w:szCs w:val="21"/>
        </w:rPr>
        <w:t>による具象的形態を</w:t>
      </w:r>
      <w:r w:rsidR="004507E9" w:rsidRPr="00296511">
        <w:rPr>
          <w:rFonts w:ascii="Arial" w:eastAsia="HGSｺﾞｼｯｸM" w:hAnsi="Arial" w:cs="Arial" w:hint="eastAsia"/>
          <w:szCs w:val="21"/>
          <w:highlight w:val="yellow"/>
        </w:rPr>
        <w:t>，</w:t>
      </w:r>
      <w:r w:rsidR="004507E9" w:rsidRPr="006723A6">
        <w:rPr>
          <w:rFonts w:ascii="Arial" w:eastAsia="HGSｺﾞｼｯｸM" w:hAnsi="Arial" w:cs="Arial"/>
          <w:szCs w:val="21"/>
        </w:rPr>
        <w:t>エアブラシを用いて描きはじめました。佐々木は、生涯に渡って人間あるいは人間が作り出す社会をテーマとし、その不条理や閉塞感を絵画として表現しました。布のようなものに覆われた人物像は、佐々木の代表的なモチーフの一つです。</w:t>
      </w:r>
    </w:p>
    <w:p w14:paraId="1E264ED3" w14:textId="77777777" w:rsidR="004507E9" w:rsidRDefault="004507E9" w:rsidP="004507E9">
      <w:pPr>
        <w:rPr>
          <w:rFonts w:ascii="Arial" w:eastAsia="HGSｺﾞｼｯｸM" w:hAnsi="Arial" w:cs="Arial"/>
          <w:szCs w:val="21"/>
        </w:rPr>
      </w:pPr>
    </w:p>
    <w:p w14:paraId="3EAAB159" w14:textId="77777777" w:rsidR="004507E9" w:rsidRPr="006723A6" w:rsidRDefault="004507E9" w:rsidP="004507E9">
      <w:pPr>
        <w:rPr>
          <w:rFonts w:ascii="Arial" w:eastAsia="HGSｺﾞｼｯｸM" w:hAnsi="Arial" w:cs="Arial"/>
          <w:szCs w:val="21"/>
        </w:rPr>
      </w:pPr>
    </w:p>
    <w:bookmarkEnd w:id="543"/>
    <w:p w14:paraId="35626741" w14:textId="353FE736" w:rsidR="004507E9" w:rsidRPr="006723A6" w:rsidRDefault="0017589E" w:rsidP="004507E9">
      <w:pPr>
        <w:rPr>
          <w:rFonts w:ascii="Arial" w:eastAsia="HGSｺﾞｼｯｸM" w:hAnsi="Arial" w:cs="Arial"/>
          <w:szCs w:val="21"/>
        </w:rPr>
      </w:pPr>
      <w:ins w:id="546" w:author="TRIVECTOR" w:date="2026-03-03T16:58:00Z" w16du:dateUtc="2026-03-03T07:58:00Z">
        <w:r>
          <w:rPr>
            <w:rFonts w:ascii="Arial" w:eastAsia="HGSｺﾞｼｯｸM" w:hAnsi="Arial" w:cs="Arial" w:hint="eastAsia"/>
            <w:b/>
            <w:bCs/>
            <w:szCs w:val="21"/>
          </w:rPr>
          <w:t xml:space="preserve">112 </w:t>
        </w:r>
      </w:ins>
      <w:r w:rsidR="004507E9" w:rsidRPr="006723A6">
        <w:rPr>
          <w:rFonts w:ascii="Arial" w:eastAsia="HGSｺﾞｼｯｸM" w:hAnsi="Arial" w:cs="Arial"/>
          <w:b/>
          <w:bCs/>
          <w:szCs w:val="21"/>
        </w:rPr>
        <w:t>中村宏</w:t>
      </w:r>
      <w:r w:rsidR="004507E9">
        <w:rPr>
          <w:rFonts w:ascii="Arial" w:eastAsia="HGSｺﾞｼｯｸM" w:hAnsi="Arial" w:cs="Arial" w:hint="eastAsia"/>
          <w:b/>
          <w:highlight w:val="yellow"/>
        </w:rPr>
        <w:t>，</w:t>
      </w:r>
      <w:r w:rsidR="004507E9">
        <w:rPr>
          <w:rFonts w:ascii="Arial" w:eastAsia="HGSｺﾞｼｯｸM" w:hAnsi="Arial" w:cs="Arial" w:hint="eastAsia"/>
          <w:b/>
        </w:rPr>
        <w:t>作、</w:t>
      </w:r>
      <w:r w:rsidR="004507E9" w:rsidRPr="006723A6">
        <w:rPr>
          <w:rFonts w:ascii="Arial" w:eastAsia="HGSｺﾞｼｯｸM" w:hAnsi="Arial" w:cs="Arial"/>
          <w:b/>
          <w:bCs/>
          <w:szCs w:val="21"/>
        </w:rPr>
        <w:t>《階段にて》</w:t>
      </w:r>
      <w:r w:rsidR="004507E9" w:rsidRPr="00EB4415">
        <w:rPr>
          <w:rFonts w:ascii="Arial" w:eastAsia="HGSｺﾞｼｯｸM" w:hAnsi="Arial" w:cs="Arial" w:hint="eastAsia"/>
          <w:b/>
          <w:bCs/>
          <w:szCs w:val="21"/>
          <w:highlight w:val="yellow"/>
        </w:rPr>
        <w:t>。</w:t>
      </w:r>
      <w:r w:rsidR="004507E9" w:rsidRPr="006723A6">
        <w:rPr>
          <w:rFonts w:ascii="Arial" w:eastAsia="HGSｺﾞｼｯｸM" w:hAnsi="Arial" w:cs="Arial" w:hint="eastAsia"/>
          <w:szCs w:val="21"/>
          <w:highlight w:val="yellow"/>
        </w:rPr>
        <w:t>，</w:t>
      </w:r>
      <w:r w:rsidR="004507E9" w:rsidRPr="006723A6">
        <w:rPr>
          <w:rFonts w:ascii="Arial" w:eastAsia="HGSｺﾞｼｯｸM" w:hAnsi="Arial" w:cs="Arial"/>
          <w:szCs w:val="21"/>
        </w:rPr>
        <w:t>本作は、日米安保反対運動の中で起きた</w:t>
      </w:r>
      <w:r w:rsidR="004507E9" w:rsidRPr="006723A6">
        <w:rPr>
          <w:rFonts w:ascii="Arial" w:eastAsia="HGSｺﾞｼｯｸM" w:hAnsi="Arial" w:cs="Arial"/>
          <w:szCs w:val="21"/>
        </w:rPr>
        <w:t>1959</w:t>
      </w:r>
      <w:r w:rsidR="004507E9" w:rsidRPr="006723A6">
        <w:rPr>
          <w:rFonts w:ascii="Arial" w:eastAsia="HGSｺﾞｼｯｸM" w:hAnsi="Arial" w:cs="Arial"/>
          <w:szCs w:val="21"/>
        </w:rPr>
        <w:t>年のデモ隊による国会議事堂構内への乱入事件を題材としています。作者は、映画などで複数の場面を組み合わせて構成するモンタージュの技法を絵画に援用しました。本作では、階段、議場、乱入する群衆などを描き込み、現場の臨場感を表現しています。それと同時に、唐突に現れる小便器の列、</w:t>
      </w:r>
      <w:commentRangeStart w:id="547"/>
      <w:r w:rsidR="004507E9" w:rsidRPr="00AB040F">
        <w:rPr>
          <w:rFonts w:ascii="Arial" w:eastAsia="HGSｺﾞｼｯｸM" w:hAnsi="Arial" w:cs="Arial" w:hint="eastAsia"/>
          <w:szCs w:val="21"/>
          <w:highlight w:val="magenta"/>
          <w:rPrChange w:id="548" w:author="TRIVECTOR" w:date="2026-03-03T17:11:00Z" w16du:dateUtc="2026-03-03T08:11:00Z">
            <w:rPr>
              <w:rFonts w:ascii="Arial" w:eastAsia="HGSｺﾞｼｯｸM" w:hAnsi="Arial" w:cs="Arial" w:hint="eastAsia"/>
              <w:szCs w:val="21"/>
            </w:rPr>
          </w:rPrChange>
        </w:rPr>
        <w:t>皆</w:t>
      </w:r>
      <w:commentRangeEnd w:id="547"/>
      <w:r w:rsidR="00AB040F" w:rsidRPr="006723A6">
        <w:rPr>
          <w:rStyle w:val="aa"/>
          <w:rFonts w:ascii="Arial" w:eastAsia="HGSｺﾞｼｯｸM" w:hAnsi="Arial" w:cs="Arial"/>
          <w:sz w:val="21"/>
          <w:szCs w:val="21"/>
        </w:rPr>
        <w:commentReference w:id="547"/>
      </w:r>
      <w:r w:rsidR="004507E9" w:rsidRPr="006723A6">
        <w:rPr>
          <w:rFonts w:ascii="Arial" w:eastAsia="HGSｺﾞｼｯｸM" w:hAnsi="Arial" w:cs="Arial"/>
          <w:szCs w:val="21"/>
        </w:rPr>
        <w:t>同じような風貌に戯画化された男たち、隠し絵のように仕込まれた兜や眼鏡</w:t>
      </w:r>
      <w:r w:rsidR="004507E9" w:rsidRPr="00AB040F">
        <w:rPr>
          <w:rFonts w:ascii="Arial" w:eastAsia="HGSｺﾞｼｯｸM" w:hAnsi="Arial" w:cs="Arial" w:hint="eastAsia"/>
          <w:szCs w:val="21"/>
          <w:highlight w:val="magenta"/>
          <w:rPrChange w:id="549" w:author="TRIVECTOR" w:date="2026-03-03T17:12:00Z" w16du:dateUtc="2026-03-03T08:12:00Z">
            <w:rPr>
              <w:rFonts w:ascii="Arial" w:eastAsia="HGSｺﾞｼｯｸM" w:hAnsi="Arial" w:cs="Arial" w:hint="eastAsia"/>
              <w:szCs w:val="21"/>
            </w:rPr>
          </w:rPrChange>
        </w:rPr>
        <w:t>、ピストル</w:t>
      </w:r>
      <w:r w:rsidR="004507E9" w:rsidRPr="006723A6">
        <w:rPr>
          <w:rFonts w:ascii="Arial" w:eastAsia="HGSｺﾞｼｯｸM" w:hAnsi="Arial" w:cs="Arial"/>
          <w:szCs w:val="21"/>
        </w:rPr>
        <w:t>などのモチーフからは、社会に対する作者自身のシニカルなまなざしを読み取ることも可能です。</w:t>
      </w:r>
    </w:p>
    <w:p w14:paraId="1B200886" w14:textId="77777777" w:rsidR="004507E9" w:rsidRDefault="004507E9" w:rsidP="004507E9">
      <w:pPr>
        <w:rPr>
          <w:rFonts w:ascii="Arial" w:eastAsia="HGSｺﾞｼｯｸM" w:hAnsi="Arial" w:cs="Arial"/>
          <w:szCs w:val="21"/>
        </w:rPr>
      </w:pPr>
    </w:p>
    <w:p w14:paraId="36F3C357" w14:textId="77777777" w:rsidR="004507E9" w:rsidRDefault="004507E9" w:rsidP="004507E9">
      <w:pPr>
        <w:rPr>
          <w:rFonts w:ascii="Arial" w:eastAsia="HGSｺﾞｼｯｸM" w:hAnsi="Arial" w:cs="Arial"/>
          <w:szCs w:val="21"/>
        </w:rPr>
      </w:pPr>
    </w:p>
    <w:p w14:paraId="40999F19" w14:textId="3C73B982" w:rsidR="004507E9" w:rsidRPr="006723A6" w:rsidRDefault="0017589E" w:rsidP="004507E9">
      <w:pPr>
        <w:rPr>
          <w:rFonts w:ascii="Arial" w:eastAsia="HGSｺﾞｼｯｸM" w:hAnsi="Arial" w:cs="Arial"/>
          <w:szCs w:val="21"/>
        </w:rPr>
      </w:pPr>
      <w:ins w:id="550" w:author="TRIVECTOR" w:date="2026-03-03T16:58:00Z" w16du:dateUtc="2026-03-03T07:58:00Z">
        <w:r>
          <w:rPr>
            <w:rFonts w:ascii="Arial" w:eastAsia="HGSｺﾞｼｯｸM" w:hAnsi="Arial" w:cs="Arial" w:hint="eastAsia"/>
            <w:b/>
            <w:bCs/>
            <w:szCs w:val="21"/>
          </w:rPr>
          <w:t xml:space="preserve">113 </w:t>
        </w:r>
      </w:ins>
      <w:r w:rsidR="004507E9" w:rsidRPr="006723A6">
        <w:rPr>
          <w:rFonts w:ascii="Arial" w:eastAsia="HGSｺﾞｼｯｸM" w:hAnsi="Arial" w:cs="Arial"/>
          <w:b/>
          <w:bCs/>
          <w:szCs w:val="21"/>
        </w:rPr>
        <w:t>山口長男</w:t>
      </w:r>
      <w:r w:rsidR="004507E9">
        <w:rPr>
          <w:rFonts w:ascii="Arial" w:eastAsia="HGSｺﾞｼｯｸM" w:hAnsi="Arial" w:cs="Arial" w:hint="eastAsia"/>
          <w:b/>
          <w:highlight w:val="yellow"/>
        </w:rPr>
        <w:t>，</w:t>
      </w:r>
      <w:r w:rsidR="004507E9">
        <w:rPr>
          <w:rFonts w:ascii="Arial" w:eastAsia="HGSｺﾞｼｯｸM" w:hAnsi="Arial" w:cs="Arial" w:hint="eastAsia"/>
          <w:b/>
        </w:rPr>
        <w:t>作、</w:t>
      </w:r>
      <w:r w:rsidR="004507E9" w:rsidRPr="006723A6">
        <w:rPr>
          <w:rFonts w:ascii="Arial" w:eastAsia="HGSｺﾞｼｯｸM" w:hAnsi="Arial" w:cs="Arial"/>
          <w:b/>
          <w:bCs/>
          <w:szCs w:val="21"/>
        </w:rPr>
        <w:t>《重なった矩形》</w:t>
      </w:r>
      <w:r w:rsidR="004507E9" w:rsidRPr="00EB4415">
        <w:rPr>
          <w:rFonts w:ascii="Arial" w:eastAsia="HGSｺﾞｼｯｸM" w:hAnsi="Arial" w:cs="Arial" w:hint="eastAsia"/>
          <w:b/>
          <w:bCs/>
          <w:szCs w:val="21"/>
          <w:highlight w:val="yellow"/>
        </w:rPr>
        <w:t>。</w:t>
      </w:r>
      <w:r w:rsidR="004507E9" w:rsidRPr="006723A6">
        <w:rPr>
          <w:rFonts w:ascii="Arial" w:eastAsia="HGSｺﾞｼｯｸM" w:hAnsi="Arial" w:cs="Arial" w:hint="eastAsia"/>
          <w:szCs w:val="21"/>
          <w:highlight w:val="yellow"/>
        </w:rPr>
        <w:t>，</w:t>
      </w:r>
      <w:r w:rsidR="004507E9" w:rsidRPr="006723A6">
        <w:rPr>
          <w:rFonts w:ascii="Arial" w:eastAsia="HGSｺﾞｼｯｸM" w:hAnsi="Arial" w:cs="Arial"/>
          <w:szCs w:val="21"/>
        </w:rPr>
        <w:t>その名のとおり、矩形、すなわち長方形が重なっています。ベニヤの合板を支持体として、油絵具をペインティングナイフで厚く塗りこめ、レリーフ状に仕上げられた作品です。山口は、</w:t>
      </w:r>
      <w:r w:rsidR="004507E9" w:rsidRPr="006723A6">
        <w:rPr>
          <w:rFonts w:ascii="Arial" w:eastAsia="HGSｺﾞｼｯｸM" w:hAnsi="Arial" w:cs="Arial"/>
          <w:szCs w:val="21"/>
        </w:rPr>
        <w:t>1952</w:t>
      </w:r>
      <w:r w:rsidR="004507E9" w:rsidRPr="006723A6">
        <w:rPr>
          <w:rFonts w:ascii="Arial" w:eastAsia="HGSｺﾞｼｯｸM" w:hAnsi="Arial" w:cs="Arial"/>
          <w:szCs w:val="21"/>
        </w:rPr>
        <w:t>年ごろから、本作のような黒地に赤褐色、あるいは黄土色の幾何学的形態を配した絵画を描くようになりました。描かれた長方形の輪郭線は、定規で引いたような直線ではなく、歪んだり膨らんだりと画家の手の動きを感じさせます。ナイフの痕跡が残る表面も相まって、作品全体に温かみのある印象をもたらしています。</w:t>
      </w:r>
      <w:bookmarkStart w:id="551" w:name="_Toc94693960"/>
    </w:p>
    <w:p w14:paraId="6079484A" w14:textId="77777777" w:rsidR="004507E9" w:rsidRDefault="004507E9" w:rsidP="004507E9">
      <w:pPr>
        <w:rPr>
          <w:rFonts w:ascii="Arial" w:eastAsia="HGSｺﾞｼｯｸM" w:hAnsi="Arial" w:cs="Arial"/>
          <w:szCs w:val="21"/>
        </w:rPr>
      </w:pPr>
    </w:p>
    <w:bookmarkEnd w:id="551"/>
    <w:p w14:paraId="27D7204B" w14:textId="5D334FA8" w:rsidR="004507E9" w:rsidRPr="006723A6" w:rsidRDefault="0017589E" w:rsidP="004507E9">
      <w:pPr>
        <w:rPr>
          <w:rFonts w:ascii="Arial" w:eastAsia="HGSｺﾞｼｯｸM" w:hAnsi="Arial" w:cs="Arial"/>
          <w:szCs w:val="21"/>
        </w:rPr>
      </w:pPr>
      <w:ins w:id="552" w:author="TRIVECTOR" w:date="2026-03-03T16:58:00Z" w16du:dateUtc="2026-03-03T07:58:00Z">
        <w:r>
          <w:rPr>
            <w:rFonts w:ascii="Arial" w:eastAsia="HGSｺﾞｼｯｸM" w:hAnsi="Arial" w:cs="Arial" w:hint="eastAsia"/>
            <w:b/>
            <w:bCs/>
            <w:szCs w:val="21"/>
          </w:rPr>
          <w:t xml:space="preserve">114 </w:t>
        </w:r>
      </w:ins>
      <w:r w:rsidR="004507E9" w:rsidRPr="006723A6">
        <w:rPr>
          <w:rFonts w:ascii="Arial" w:eastAsia="HGSｺﾞｼｯｸM" w:hAnsi="Arial" w:cs="Arial"/>
          <w:b/>
          <w:bCs/>
          <w:szCs w:val="21"/>
        </w:rPr>
        <w:t>杉村惇</w:t>
      </w:r>
      <w:r w:rsidR="004507E9">
        <w:rPr>
          <w:rFonts w:ascii="Arial" w:eastAsia="HGSｺﾞｼｯｸM" w:hAnsi="Arial" w:cs="Arial" w:hint="eastAsia"/>
          <w:b/>
          <w:highlight w:val="yellow"/>
        </w:rPr>
        <w:t>，</w:t>
      </w:r>
      <w:r w:rsidR="004507E9">
        <w:rPr>
          <w:rFonts w:ascii="Arial" w:eastAsia="HGSｺﾞｼｯｸM" w:hAnsi="Arial" w:cs="Arial" w:hint="eastAsia"/>
          <w:b/>
        </w:rPr>
        <w:t>作、</w:t>
      </w:r>
      <w:r w:rsidR="004507E9" w:rsidRPr="006723A6">
        <w:rPr>
          <w:rFonts w:ascii="Arial" w:eastAsia="HGSｺﾞｼｯｸM" w:hAnsi="Arial" w:cs="Arial"/>
          <w:b/>
          <w:bCs/>
          <w:szCs w:val="21"/>
        </w:rPr>
        <w:t>《古き雛》</w:t>
      </w:r>
      <w:bookmarkStart w:id="553" w:name="_Toc94693826"/>
      <w:r w:rsidR="004507E9" w:rsidRPr="00EB4415">
        <w:rPr>
          <w:rFonts w:ascii="Arial" w:eastAsia="HGSｺﾞｼｯｸM" w:hAnsi="Arial" w:cs="Arial" w:hint="eastAsia"/>
          <w:b/>
          <w:bCs/>
          <w:szCs w:val="21"/>
          <w:highlight w:val="yellow"/>
        </w:rPr>
        <w:t>。</w:t>
      </w:r>
      <w:r w:rsidR="004507E9" w:rsidRPr="006723A6">
        <w:rPr>
          <w:rFonts w:ascii="Arial" w:eastAsia="HGSｺﾞｼｯｸM" w:hAnsi="Arial" w:cs="Arial" w:hint="eastAsia"/>
          <w:szCs w:val="21"/>
          <w:highlight w:val="yellow"/>
        </w:rPr>
        <w:t>，</w:t>
      </w:r>
      <w:r w:rsidR="004507E9" w:rsidRPr="006723A6">
        <w:rPr>
          <w:rFonts w:ascii="Arial" w:eastAsia="HGSｺﾞｼｯｸM" w:hAnsi="Arial" w:cs="Arial"/>
          <w:szCs w:val="21"/>
        </w:rPr>
        <w:t>古風な</w:t>
      </w:r>
      <w:commentRangeStart w:id="554"/>
      <w:r w:rsidR="004507E9" w:rsidRPr="006723A6">
        <w:rPr>
          <w:rFonts w:ascii="Arial" w:eastAsia="HGSｺﾞｼｯｸM" w:hAnsi="Arial" w:cs="Arial"/>
          <w:szCs w:val="21"/>
        </w:rPr>
        <w:t>内裏雛</w:t>
      </w:r>
      <w:commentRangeEnd w:id="554"/>
      <w:r w:rsidR="004507E9" w:rsidRPr="006723A6">
        <w:rPr>
          <w:rStyle w:val="aa"/>
          <w:rFonts w:ascii="Arial" w:eastAsia="HGSｺﾞｼｯｸM" w:hAnsi="Arial" w:cs="Arial"/>
          <w:sz w:val="21"/>
          <w:szCs w:val="21"/>
        </w:rPr>
        <w:commentReference w:id="554"/>
      </w:r>
      <w:r w:rsidR="004507E9" w:rsidRPr="006723A6">
        <w:rPr>
          <w:rFonts w:ascii="Arial" w:eastAsia="HGSｺﾞｼｯｸM" w:hAnsi="Arial" w:cs="Arial"/>
          <w:szCs w:val="21"/>
        </w:rPr>
        <w:t>とランプが和箪笥の上に置かれています。男雛は、まるで話しかけるかのように、自然な雰囲気で女雛の方に体を向けています。また、女雛の傍には桃の花ではなく、パンジーの花が飾られています。描かれた物たちは各々存在を主張しつつ、互いに関わりあって、一つの画面として見事にまとまっています。周囲から「静</w:t>
      </w:r>
      <w:r w:rsidR="004507E9" w:rsidRPr="006723A6">
        <w:rPr>
          <w:rFonts w:ascii="Arial" w:eastAsia="HGSｺﾞｼｯｸM" w:hAnsi="Arial" w:cs="Arial"/>
          <w:szCs w:val="21"/>
        </w:rPr>
        <w:lastRenderedPageBreak/>
        <w:t>物学者」と称された、という杉村の面目躍如たる作品です。杉村は、ランプや人形などの愛着あるモチーフを、重厚な筆触と温かみのある画風で繰り返し描きました。本作で、</w:t>
      </w:r>
      <w:r w:rsidR="004507E9" w:rsidRPr="00AB040F">
        <w:rPr>
          <w:rFonts w:ascii="Arial" w:eastAsia="HGSｺﾞｼｯｸM" w:hAnsi="Arial" w:cs="Arial"/>
          <w:szCs w:val="21"/>
          <w:highlight w:val="magenta"/>
          <w:rPrChange w:id="555" w:author="TRIVECTOR" w:date="2026-03-03T17:14:00Z" w16du:dateUtc="2026-03-03T08:14:00Z">
            <w:rPr>
              <w:rFonts w:ascii="Arial" w:eastAsia="HGSｺﾞｼｯｸM" w:hAnsi="Arial" w:cs="Arial"/>
              <w:szCs w:val="21"/>
            </w:rPr>
          </w:rPrChange>
        </w:rPr>
        <w:t>1983</w:t>
      </w:r>
      <w:r w:rsidR="004507E9" w:rsidRPr="00AB040F">
        <w:rPr>
          <w:rFonts w:ascii="Arial" w:eastAsia="HGSｺﾞｼｯｸM" w:hAnsi="Arial" w:cs="Arial" w:hint="eastAsia"/>
          <w:szCs w:val="21"/>
          <w:highlight w:val="magenta"/>
          <w:rPrChange w:id="556" w:author="TRIVECTOR" w:date="2026-03-03T17:14:00Z" w16du:dateUtc="2026-03-03T08:14:00Z">
            <w:rPr>
              <w:rFonts w:ascii="Arial" w:eastAsia="HGSｺﾞｼｯｸM" w:hAnsi="Arial" w:cs="Arial" w:hint="eastAsia"/>
              <w:szCs w:val="21"/>
            </w:rPr>
          </w:rPrChange>
        </w:rPr>
        <w:t>年の第</w:t>
      </w:r>
      <w:r w:rsidR="004507E9" w:rsidRPr="00AB040F">
        <w:rPr>
          <w:rFonts w:ascii="Arial" w:eastAsia="HGSｺﾞｼｯｸM" w:hAnsi="Arial" w:cs="Arial"/>
          <w:szCs w:val="21"/>
          <w:highlight w:val="magenta"/>
          <w:rPrChange w:id="557" w:author="TRIVECTOR" w:date="2026-03-03T17:14:00Z" w16du:dateUtc="2026-03-03T08:14:00Z">
            <w:rPr>
              <w:rFonts w:ascii="Arial" w:eastAsia="HGSｺﾞｼｯｸM" w:hAnsi="Arial" w:cs="Arial"/>
              <w:szCs w:val="21"/>
            </w:rPr>
          </w:rPrChange>
        </w:rPr>
        <w:t>15</w:t>
      </w:r>
      <w:r w:rsidR="004507E9" w:rsidRPr="00AB040F">
        <w:rPr>
          <w:rFonts w:ascii="Arial" w:eastAsia="HGSｺﾞｼｯｸM" w:hAnsi="Arial" w:cs="Arial" w:hint="eastAsia"/>
          <w:szCs w:val="21"/>
          <w:highlight w:val="magenta"/>
          <w:rPrChange w:id="558" w:author="TRIVECTOR" w:date="2026-03-03T17:14:00Z" w16du:dateUtc="2026-03-03T08:14:00Z">
            <w:rPr>
              <w:rFonts w:ascii="Arial" w:eastAsia="HGSｺﾞｼｯｸM" w:hAnsi="Arial" w:cs="Arial" w:hint="eastAsia"/>
              <w:szCs w:val="21"/>
            </w:rPr>
          </w:rPrChange>
        </w:rPr>
        <w:t>回日本美術展覧会</w:t>
      </w:r>
      <w:r w:rsidR="004507E9" w:rsidRPr="00E83940">
        <w:rPr>
          <w:rFonts w:ascii="Arial" w:eastAsia="HGSｺﾞｼｯｸM" w:hAnsi="Arial" w:cs="Arial" w:hint="eastAsia"/>
          <w:szCs w:val="21"/>
          <w:highlight w:val="yellow"/>
        </w:rPr>
        <w:t>，</w:t>
      </w:r>
      <w:r w:rsidR="004507E9">
        <w:rPr>
          <w:rFonts w:ascii="Arial" w:eastAsia="HGSｺﾞｼｯｸM" w:hAnsi="Arial" w:cs="Arial" w:hint="eastAsia"/>
          <w:szCs w:val="21"/>
          <w:highlight w:val="yellow"/>
        </w:rPr>
        <w:t>通称，</w:t>
      </w:r>
      <w:r w:rsidR="004507E9" w:rsidRPr="006723A6">
        <w:rPr>
          <w:rFonts w:ascii="Arial" w:eastAsia="HGSｺﾞｼｯｸM" w:hAnsi="Arial" w:cs="Arial"/>
          <w:szCs w:val="21"/>
        </w:rPr>
        <w:t>日展</w:t>
      </w:r>
      <w:r w:rsidR="004507E9">
        <w:rPr>
          <w:rFonts w:ascii="Arial" w:eastAsia="HGSｺﾞｼｯｸM" w:hAnsi="Arial" w:cs="Arial" w:hint="eastAsia"/>
          <w:szCs w:val="21"/>
          <w:highlight w:val="yellow"/>
        </w:rPr>
        <w:t>，</w:t>
      </w:r>
      <w:r w:rsidR="004507E9" w:rsidRPr="006723A6">
        <w:rPr>
          <w:rFonts w:ascii="Arial" w:eastAsia="HGSｺﾞｼｯｸM" w:hAnsi="Arial" w:cs="Arial"/>
          <w:szCs w:val="21"/>
        </w:rPr>
        <w:t>文部大臣賞を受賞しています。</w:t>
      </w:r>
    </w:p>
    <w:p w14:paraId="02FE95D2" w14:textId="77777777" w:rsidR="004507E9" w:rsidRDefault="004507E9" w:rsidP="004507E9">
      <w:pPr>
        <w:rPr>
          <w:rFonts w:ascii="Arial" w:eastAsia="HGSｺﾞｼｯｸM" w:hAnsi="Arial" w:cs="Arial"/>
          <w:szCs w:val="21"/>
        </w:rPr>
      </w:pPr>
    </w:p>
    <w:p w14:paraId="7BC65215" w14:textId="77777777" w:rsidR="004507E9" w:rsidRDefault="004507E9" w:rsidP="004507E9">
      <w:pPr>
        <w:rPr>
          <w:rFonts w:ascii="Arial" w:eastAsia="HGSｺﾞｼｯｸM" w:hAnsi="Arial" w:cs="Arial"/>
          <w:szCs w:val="21"/>
        </w:rPr>
      </w:pPr>
    </w:p>
    <w:bookmarkEnd w:id="553"/>
    <w:p w14:paraId="0247E3B3" w14:textId="4E842E94" w:rsidR="004507E9" w:rsidRPr="006723A6" w:rsidRDefault="0017589E" w:rsidP="004507E9">
      <w:pPr>
        <w:rPr>
          <w:rFonts w:ascii="Arial" w:eastAsia="HGSｺﾞｼｯｸM" w:hAnsi="Arial" w:cs="Arial"/>
          <w:szCs w:val="21"/>
        </w:rPr>
      </w:pPr>
      <w:ins w:id="559" w:author="TRIVECTOR" w:date="2026-03-03T16:58:00Z" w16du:dateUtc="2026-03-03T07:58:00Z">
        <w:r>
          <w:rPr>
            <w:rFonts w:ascii="Arial" w:eastAsia="HGSｺﾞｼｯｸM" w:hAnsi="Arial" w:cs="Arial" w:hint="eastAsia"/>
            <w:b/>
            <w:bCs/>
            <w:szCs w:val="21"/>
          </w:rPr>
          <w:t xml:space="preserve">115 </w:t>
        </w:r>
      </w:ins>
      <w:r w:rsidR="004507E9" w:rsidRPr="006723A6">
        <w:rPr>
          <w:rFonts w:ascii="Arial" w:eastAsia="HGSｺﾞｼｯｸM" w:hAnsi="Arial" w:cs="Arial"/>
          <w:b/>
          <w:bCs/>
          <w:szCs w:val="21"/>
        </w:rPr>
        <w:t>石川舜</w:t>
      </w:r>
      <w:r w:rsidR="004507E9">
        <w:rPr>
          <w:rFonts w:ascii="Arial" w:eastAsia="HGSｺﾞｼｯｸM" w:hAnsi="Arial" w:cs="Arial" w:hint="eastAsia"/>
          <w:b/>
          <w:highlight w:val="yellow"/>
        </w:rPr>
        <w:t>，</w:t>
      </w:r>
      <w:r w:rsidR="004507E9">
        <w:rPr>
          <w:rFonts w:ascii="Arial" w:eastAsia="HGSｺﾞｼｯｸM" w:hAnsi="Arial" w:cs="Arial" w:hint="eastAsia"/>
          <w:b/>
        </w:rPr>
        <w:t>作、</w:t>
      </w:r>
      <w:r w:rsidR="004507E9" w:rsidRPr="006723A6">
        <w:rPr>
          <w:rFonts w:ascii="Arial" w:eastAsia="HGSｺﾞｼｯｸM" w:hAnsi="Arial" w:cs="Arial"/>
          <w:b/>
          <w:bCs/>
          <w:szCs w:val="21"/>
        </w:rPr>
        <w:t>《再現》</w:t>
      </w:r>
      <w:bookmarkStart w:id="560" w:name="_Toc94693705"/>
      <w:r w:rsidR="004507E9" w:rsidRPr="00EB4415">
        <w:rPr>
          <w:rFonts w:ascii="Arial" w:eastAsia="HGSｺﾞｼｯｸM" w:hAnsi="Arial" w:cs="Arial" w:hint="eastAsia"/>
          <w:b/>
          <w:bCs/>
          <w:szCs w:val="21"/>
          <w:highlight w:val="yellow"/>
        </w:rPr>
        <w:t>。</w:t>
      </w:r>
      <w:r w:rsidR="004507E9" w:rsidRPr="006723A6">
        <w:rPr>
          <w:rFonts w:ascii="Arial" w:eastAsia="HGSｺﾞｼｯｸM" w:hAnsi="Arial" w:cs="Arial" w:hint="eastAsia"/>
          <w:szCs w:val="21"/>
          <w:highlight w:val="yellow"/>
        </w:rPr>
        <w:t>，</w:t>
      </w:r>
      <w:r w:rsidR="004507E9" w:rsidRPr="006723A6">
        <w:rPr>
          <w:rFonts w:ascii="Arial" w:eastAsia="HGSｺﾞｼｯｸM" w:hAnsi="Arial" w:cs="Arial"/>
          <w:szCs w:val="21"/>
        </w:rPr>
        <w:t>一見、空想の世界のようですが、しばらく眺めていると、ゆがんだ金属面に映る鏡像のようにも見えてきます。現実世界と、日常の中にふと現れる異世界とのあわい。石川の関心は、その混沌とした場所に</w:t>
      </w:r>
      <w:r w:rsidR="004507E9" w:rsidRPr="00AB040F">
        <w:rPr>
          <w:rFonts w:ascii="Arial" w:eastAsia="HGSｺﾞｼｯｸM" w:hAnsi="Arial" w:cs="Arial" w:hint="eastAsia"/>
          <w:szCs w:val="21"/>
          <w:highlight w:val="magenta"/>
          <w:rPrChange w:id="561" w:author="TRIVECTOR" w:date="2026-03-03T17:14:00Z" w16du:dateUtc="2026-03-03T08:14:00Z">
            <w:rPr>
              <w:rFonts w:ascii="Arial" w:eastAsia="HGSｺﾞｼｯｸM" w:hAnsi="Arial" w:cs="Arial" w:hint="eastAsia"/>
              <w:szCs w:val="21"/>
            </w:rPr>
          </w:rPrChange>
        </w:rPr>
        <w:t>ありました</w:t>
      </w:r>
      <w:r w:rsidR="004507E9" w:rsidRPr="006723A6">
        <w:rPr>
          <w:rFonts w:ascii="Arial" w:eastAsia="HGSｺﾞｼｯｸM" w:hAnsi="Arial" w:cs="Arial"/>
          <w:szCs w:val="21"/>
        </w:rPr>
        <w:t>。石川は、具象的な絵画から画業を</w:t>
      </w:r>
      <w:r w:rsidR="004507E9" w:rsidRPr="00AB040F">
        <w:rPr>
          <w:rFonts w:ascii="Arial" w:eastAsia="HGSｺﾞｼｯｸM" w:hAnsi="Arial" w:cs="Arial" w:hint="eastAsia"/>
          <w:szCs w:val="21"/>
          <w:highlight w:val="magenta"/>
          <w:rPrChange w:id="562" w:author="TRIVECTOR" w:date="2026-03-03T17:14:00Z" w16du:dateUtc="2026-03-03T08:14:00Z">
            <w:rPr>
              <w:rFonts w:ascii="Arial" w:eastAsia="HGSｺﾞｼｯｸM" w:hAnsi="Arial" w:cs="Arial" w:hint="eastAsia"/>
              <w:szCs w:val="21"/>
            </w:rPr>
          </w:rPrChange>
        </w:rPr>
        <w:t>始めました</w:t>
      </w:r>
      <w:r w:rsidR="004507E9" w:rsidRPr="006723A6">
        <w:rPr>
          <w:rFonts w:ascii="Arial" w:eastAsia="HGSｺﾞｼｯｸM" w:hAnsi="Arial" w:cs="Arial"/>
          <w:szCs w:val="21"/>
        </w:rPr>
        <w:t>。しかし徐々に視覚的な認識への懐疑を深め、</w:t>
      </w:r>
      <w:r w:rsidR="004507E9" w:rsidRPr="006723A6">
        <w:rPr>
          <w:rFonts w:ascii="Arial" w:eastAsia="HGSｺﾞｼｯｸM" w:hAnsi="Arial" w:cs="Arial"/>
          <w:szCs w:val="21"/>
        </w:rPr>
        <w:t>1960</w:t>
      </w:r>
      <w:r w:rsidR="004507E9" w:rsidRPr="006723A6">
        <w:rPr>
          <w:rFonts w:ascii="Arial" w:eastAsia="HGSｺﾞｼｯｸM" w:hAnsi="Arial" w:cs="Arial"/>
          <w:szCs w:val="21"/>
        </w:rPr>
        <w:t>年代半ば以降は、具体的なモチーフを描かず、色彩を抑えたり、キャンバスそのものを切り離し縫い戻したりする平面作品を発表し、絵画とは何かを問いました。また、パフォーマンス、インスタレーションなど多様な表現も展開しました。</w:t>
      </w:r>
      <w:r w:rsidR="004507E9" w:rsidRPr="006723A6">
        <w:rPr>
          <w:rFonts w:ascii="Arial" w:eastAsia="HGSｺﾞｼｯｸM" w:hAnsi="Arial" w:cs="Arial"/>
          <w:szCs w:val="21"/>
        </w:rPr>
        <w:t>1990</w:t>
      </w:r>
      <w:r w:rsidR="004507E9" w:rsidRPr="006723A6">
        <w:rPr>
          <w:rFonts w:ascii="Arial" w:eastAsia="HGSｺﾞｼｯｸM" w:hAnsi="Arial" w:cs="Arial"/>
          <w:szCs w:val="21"/>
        </w:rPr>
        <w:t>年代に入ると、本作のような暗闇に何らかの形象が浮かびあがる絵画を描きました。</w:t>
      </w:r>
    </w:p>
    <w:p w14:paraId="1AF6FC02" w14:textId="77777777" w:rsidR="004507E9" w:rsidRDefault="004507E9" w:rsidP="004507E9">
      <w:pPr>
        <w:rPr>
          <w:rFonts w:ascii="Arial" w:eastAsia="HGSｺﾞｼｯｸM" w:hAnsi="Arial" w:cs="Arial"/>
          <w:szCs w:val="21"/>
        </w:rPr>
      </w:pPr>
    </w:p>
    <w:p w14:paraId="102E9221" w14:textId="77777777" w:rsidR="004507E9" w:rsidRDefault="004507E9" w:rsidP="004507E9">
      <w:pPr>
        <w:rPr>
          <w:rFonts w:ascii="Arial" w:eastAsia="HGSｺﾞｼｯｸM" w:hAnsi="Arial" w:cs="Arial"/>
          <w:szCs w:val="21"/>
        </w:rPr>
      </w:pPr>
    </w:p>
    <w:bookmarkEnd w:id="560"/>
    <w:p w14:paraId="65A8A559" w14:textId="3FA4CCDD" w:rsidR="004507E9" w:rsidRPr="006723A6" w:rsidRDefault="0017589E" w:rsidP="004507E9">
      <w:pPr>
        <w:rPr>
          <w:rFonts w:ascii="Arial" w:eastAsia="HGSｺﾞｼｯｸM" w:hAnsi="Arial" w:cs="Arial"/>
          <w:szCs w:val="21"/>
        </w:rPr>
      </w:pPr>
      <w:ins w:id="563" w:author="TRIVECTOR" w:date="2026-03-03T16:58:00Z" w16du:dateUtc="2026-03-03T07:58:00Z">
        <w:r>
          <w:rPr>
            <w:rFonts w:ascii="Arial" w:eastAsia="HGSｺﾞｼｯｸM" w:hAnsi="Arial" w:cs="Arial" w:hint="eastAsia"/>
            <w:b/>
            <w:bCs/>
            <w:szCs w:val="21"/>
          </w:rPr>
          <w:t xml:space="preserve">116 </w:t>
        </w:r>
      </w:ins>
      <w:r w:rsidR="004507E9" w:rsidRPr="006723A6">
        <w:rPr>
          <w:rFonts w:ascii="Arial" w:eastAsia="HGSｺﾞｼｯｸM" w:hAnsi="Arial" w:cs="Arial"/>
          <w:b/>
          <w:bCs/>
          <w:szCs w:val="21"/>
        </w:rPr>
        <w:t>高山登</w:t>
      </w:r>
      <w:r w:rsidR="004507E9">
        <w:rPr>
          <w:rFonts w:ascii="Arial" w:eastAsia="HGSｺﾞｼｯｸM" w:hAnsi="Arial" w:cs="Arial" w:hint="eastAsia"/>
          <w:b/>
          <w:highlight w:val="yellow"/>
        </w:rPr>
        <w:t>，</w:t>
      </w:r>
      <w:r w:rsidR="004507E9">
        <w:rPr>
          <w:rFonts w:ascii="Arial" w:eastAsia="HGSｺﾞｼｯｸM" w:hAnsi="Arial" w:cs="Arial" w:hint="eastAsia"/>
          <w:b/>
        </w:rPr>
        <w:t>作、</w:t>
      </w:r>
      <w:r w:rsidR="004507E9" w:rsidRPr="006723A6">
        <w:rPr>
          <w:rFonts w:ascii="Arial" w:eastAsia="HGSｺﾞｼｯｸM" w:hAnsi="Arial" w:cs="Arial"/>
          <w:b/>
          <w:bCs/>
          <w:szCs w:val="21"/>
        </w:rPr>
        <w:t>《のっぺらぼう</w:t>
      </w:r>
      <w:r w:rsidR="004507E9" w:rsidRPr="00FE3DD8">
        <w:rPr>
          <w:rFonts w:ascii="Arial" w:eastAsia="HGSｺﾞｼｯｸM" w:hAnsi="Arial" w:cs="Arial" w:hint="eastAsia"/>
          <w:b/>
          <w:bCs/>
          <w:szCs w:val="21"/>
          <w:highlight w:val="yellow"/>
        </w:rPr>
        <w:t>・</w:t>
      </w:r>
      <w:r w:rsidR="004507E9">
        <w:rPr>
          <w:rFonts w:ascii="Arial" w:eastAsia="HGSｺﾞｼｯｸM" w:hAnsi="Arial" w:cs="Arial" w:hint="eastAsia"/>
          <w:b/>
          <w:bCs/>
          <w:szCs w:val="21"/>
          <w:highlight w:val="yellow"/>
        </w:rPr>
        <w:t>とぅ</w:t>
      </w:r>
      <w:r w:rsidR="004507E9" w:rsidRPr="006723A6">
        <w:rPr>
          <w:rFonts w:ascii="Arial" w:eastAsia="HGSｺﾞｼｯｸM" w:hAnsi="Arial" w:cs="Arial"/>
          <w:b/>
          <w:bCs/>
          <w:szCs w:val="21"/>
        </w:rPr>
        <w:t>》</w:t>
      </w:r>
      <w:r w:rsidR="004507E9" w:rsidRPr="00EB4415">
        <w:rPr>
          <w:rFonts w:ascii="Arial" w:eastAsia="HGSｺﾞｼｯｸM" w:hAnsi="Arial" w:cs="Arial" w:hint="eastAsia"/>
          <w:b/>
          <w:bCs/>
          <w:szCs w:val="21"/>
          <w:highlight w:val="yellow"/>
        </w:rPr>
        <w:t>。</w:t>
      </w:r>
      <w:r w:rsidR="004507E9" w:rsidRPr="006723A6">
        <w:rPr>
          <w:rFonts w:ascii="Arial" w:eastAsia="HGSｺﾞｼｯｸM" w:hAnsi="Arial" w:cs="Arial" w:hint="eastAsia"/>
          <w:szCs w:val="21"/>
          <w:highlight w:val="yellow"/>
        </w:rPr>
        <w:t>，</w:t>
      </w:r>
      <w:r w:rsidR="004507E9" w:rsidRPr="006723A6">
        <w:rPr>
          <w:rFonts w:ascii="Arial" w:eastAsia="HGSｺﾞｼｯｸM" w:hAnsi="Arial" w:cs="Arial"/>
          <w:szCs w:val="21"/>
        </w:rPr>
        <w:t>上半分には、鈍く鉛色に輝く画面に大きな</w:t>
      </w:r>
      <w:r w:rsidR="004507E9" w:rsidRPr="00A55A06">
        <w:rPr>
          <w:rFonts w:ascii="Arial" w:eastAsia="HGSｺﾞｼｯｸM" w:hAnsi="Arial" w:cs="Arial" w:hint="eastAsia"/>
          <w:szCs w:val="21"/>
          <w:highlight w:val="yellow"/>
        </w:rPr>
        <w:t>エックス</w:t>
      </w:r>
      <w:r w:rsidR="004507E9" w:rsidRPr="006723A6">
        <w:rPr>
          <w:rFonts w:ascii="Arial" w:eastAsia="HGSｺﾞｼｯｸM" w:hAnsi="Arial" w:cs="Arial"/>
          <w:szCs w:val="21"/>
        </w:rPr>
        <w:t>の文字のような記号が見えます。</w:t>
      </w:r>
      <w:r w:rsidR="004507E9" w:rsidRPr="00A55A06">
        <w:rPr>
          <w:rFonts w:ascii="Arial" w:eastAsia="HGSｺﾞｼｯｸM" w:hAnsi="Arial" w:cs="Arial" w:hint="eastAsia"/>
          <w:szCs w:val="21"/>
          <w:highlight w:val="yellow"/>
        </w:rPr>
        <w:t>エックス</w:t>
      </w:r>
      <w:r w:rsidR="004507E9" w:rsidRPr="006723A6">
        <w:rPr>
          <w:rFonts w:ascii="Arial" w:eastAsia="HGSｺﾞｼｯｸM" w:hAnsi="Arial" w:cs="Arial"/>
          <w:szCs w:val="21"/>
        </w:rPr>
        <w:t>は</w:t>
      </w:r>
      <w:r w:rsidR="004507E9" w:rsidRPr="00A55A06">
        <w:rPr>
          <w:rFonts w:ascii="Arial" w:eastAsia="HGSｺﾞｼｯｸM" w:hAnsi="Arial" w:cs="Arial" w:hint="eastAsia"/>
          <w:szCs w:val="21"/>
          <w:highlight w:val="yellow"/>
        </w:rPr>
        <w:t>，</w:t>
      </w:r>
      <w:r w:rsidR="004507E9" w:rsidRPr="006723A6">
        <w:rPr>
          <w:rFonts w:ascii="Arial" w:eastAsia="HGSｺﾞｼｯｸM" w:hAnsi="Arial" w:cs="Arial"/>
          <w:szCs w:val="21"/>
        </w:rPr>
        <w:t>しばしば</w:t>
      </w:r>
      <w:r w:rsidR="004507E9" w:rsidRPr="00AB040F">
        <w:rPr>
          <w:rFonts w:ascii="Arial" w:eastAsia="HGSｺﾞｼｯｸM" w:hAnsi="Arial" w:cs="Arial" w:hint="eastAsia"/>
          <w:szCs w:val="21"/>
          <w:highlight w:val="magenta"/>
          <w:rPrChange w:id="564" w:author="TRIVECTOR" w:date="2026-03-03T17:15:00Z" w16du:dateUtc="2026-03-03T08:15:00Z">
            <w:rPr>
              <w:rFonts w:ascii="Arial" w:eastAsia="HGSｺﾞｼｯｸM" w:hAnsi="Arial" w:cs="Arial" w:hint="eastAsia"/>
              <w:szCs w:val="21"/>
            </w:rPr>
          </w:rPrChange>
        </w:rPr>
        <w:t>高山</w:t>
      </w:r>
      <w:r w:rsidR="004507E9" w:rsidRPr="006723A6">
        <w:rPr>
          <w:rFonts w:ascii="Arial" w:eastAsia="HGSｺﾞｼｯｸM" w:hAnsi="Arial" w:cs="Arial"/>
          <w:szCs w:val="21"/>
        </w:rPr>
        <w:t>の作品に登場し、</w:t>
      </w:r>
      <w:r w:rsidR="004507E9" w:rsidRPr="00AB040F">
        <w:rPr>
          <w:rFonts w:ascii="Arial" w:eastAsia="HGSｺﾞｼｯｸM" w:hAnsi="Arial" w:cs="Arial" w:hint="eastAsia"/>
          <w:szCs w:val="21"/>
          <w:highlight w:val="magenta"/>
          <w:rPrChange w:id="565" w:author="TRIVECTOR" w:date="2026-03-03T17:15:00Z" w16du:dateUtc="2026-03-03T08:15:00Z">
            <w:rPr>
              <w:rFonts w:ascii="Arial" w:eastAsia="HGSｺﾞｼｯｸM" w:hAnsi="Arial" w:cs="Arial" w:hint="eastAsia"/>
              <w:szCs w:val="21"/>
            </w:rPr>
          </w:rPrChange>
        </w:rPr>
        <w:t>交差</w:t>
      </w:r>
      <w:r w:rsidR="004507E9" w:rsidRPr="006723A6">
        <w:rPr>
          <w:rFonts w:ascii="Arial" w:eastAsia="HGSｺﾞｼｯｸM" w:hAnsi="Arial" w:cs="Arial"/>
          <w:szCs w:val="21"/>
        </w:rPr>
        <w:t>、バツ、十字架、死など、多様な意味を想起させます。無機質な上半分に対し、下半分には、作者の手の動きを残した有機的で躍動感ある線が描かれ、一つの画面に二つの相反する印象が同居しています。枕木を用いたインスタレーションで知られる高山ですが、並行して様々な技法で</w:t>
      </w:r>
      <w:r w:rsidR="004507E9" w:rsidRPr="00AB040F">
        <w:rPr>
          <w:rFonts w:ascii="Arial" w:eastAsia="HGSｺﾞｼｯｸM" w:hAnsi="Arial" w:cs="Arial" w:hint="eastAsia"/>
          <w:szCs w:val="21"/>
          <w:highlight w:val="magenta"/>
          <w:rPrChange w:id="566" w:author="TRIVECTOR" w:date="2026-03-03T17:16:00Z" w16du:dateUtc="2026-03-03T08:16:00Z">
            <w:rPr>
              <w:rFonts w:ascii="Arial" w:eastAsia="HGSｺﾞｼｯｸM" w:hAnsi="Arial" w:cs="Arial" w:hint="eastAsia"/>
              <w:szCs w:val="21"/>
            </w:rPr>
          </w:rPrChange>
        </w:rPr>
        <w:t>ドローイングや</w:t>
      </w:r>
      <w:r w:rsidR="004507E9" w:rsidRPr="006723A6">
        <w:rPr>
          <w:rFonts w:ascii="Arial" w:eastAsia="HGSｺﾞｼｯｸM" w:hAnsi="Arial" w:cs="Arial"/>
          <w:szCs w:val="21"/>
        </w:rPr>
        <w:t>版画も制作しました。のっぺらぼうは、遊殺などと並び、高山がよく用いたタイトルで、現代の人間と自然との理不尽な関係性を示唆しています。</w:t>
      </w:r>
    </w:p>
    <w:p w14:paraId="7EE2162B" w14:textId="77777777" w:rsidR="004507E9" w:rsidRPr="004507E9" w:rsidRDefault="004507E9">
      <w:pPr>
        <w:rPr>
          <w:rFonts w:ascii="Arial" w:eastAsia="HGSｺﾞｼｯｸM" w:hAnsi="Arial" w:cs="Arial"/>
        </w:rPr>
      </w:pPr>
    </w:p>
    <w:sectPr w:rsidR="004507E9" w:rsidRPr="004507E9">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赤間　和美" w:date="2026-02-16T12:37:00Z" w:initials="和赤">
    <w:p w14:paraId="03CD8B38" w14:textId="77777777" w:rsidR="00651BE5" w:rsidRDefault="00651BE5" w:rsidP="00651BE5">
      <w:pPr>
        <w:pStyle w:val="ab"/>
      </w:pPr>
      <w:r>
        <w:rPr>
          <w:rStyle w:val="aa"/>
        </w:rPr>
        <w:annotationRef/>
      </w:r>
      <w:r>
        <w:t>はつらつ</w:t>
      </w:r>
    </w:p>
  </w:comment>
  <w:comment w:id="12" w:author="TRIVECTOR" w:date="2026-03-03T11:47:00Z" w:initials="T">
    <w:p w14:paraId="2DEBE687" w14:textId="77777777" w:rsidR="00456089" w:rsidRDefault="00456089" w:rsidP="00456089">
      <w:pPr>
        <w:pStyle w:val="ab"/>
      </w:pPr>
      <w:r>
        <w:rPr>
          <w:rStyle w:val="aa"/>
        </w:rPr>
        <w:annotationRef/>
      </w:r>
      <w:r>
        <w:t>宮城県美術館様</w:t>
      </w:r>
    </w:p>
    <w:p w14:paraId="311D5098" w14:textId="77777777" w:rsidR="00456089" w:rsidRDefault="00456089" w:rsidP="00456089">
      <w:pPr>
        <w:pStyle w:val="ab"/>
      </w:pPr>
      <w:r>
        <w:t>読みは「いっぴつがき」でよろしいでしょうか。</w:t>
      </w:r>
    </w:p>
  </w:comment>
  <w:comment w:id="13" w:author="赤間　和美" w:date="2026-02-16T12:41:00Z" w:initials="和赤">
    <w:p w14:paraId="60B36459" w14:textId="77777777" w:rsidR="00807C80" w:rsidRDefault="00807C80" w:rsidP="00807C80">
      <w:pPr>
        <w:pStyle w:val="ab"/>
      </w:pPr>
      <w:r>
        <w:rPr>
          <w:rStyle w:val="aa"/>
        </w:rPr>
        <w:annotationRef/>
      </w:r>
      <w:r>
        <w:t>いっきかせい</w:t>
      </w:r>
    </w:p>
  </w:comment>
  <w:comment w:id="14" w:author="赤間　和美" w:date="2026-02-16T12:41:00Z" w:initials="和赤">
    <w:p w14:paraId="6F546417" w14:textId="7EBA4D31" w:rsidR="00807C80" w:rsidRDefault="00807C80" w:rsidP="00807C80">
      <w:pPr>
        <w:pStyle w:val="ab"/>
      </w:pPr>
      <w:r>
        <w:rPr>
          <w:rStyle w:val="aa"/>
        </w:rPr>
        <w:annotationRef/>
      </w:r>
      <w:r>
        <w:t>ぐたいびじゅつきょうかい</w:t>
      </w:r>
    </w:p>
  </w:comment>
  <w:comment w:id="18" w:author="赤間　和美" w:date="2026-02-16T13:00:00Z" w:initials="和赤">
    <w:p w14:paraId="24FFD6A3" w14:textId="77777777" w:rsidR="00A94BE0" w:rsidRDefault="00A94BE0" w:rsidP="00A94BE0">
      <w:pPr>
        <w:pStyle w:val="ab"/>
      </w:pPr>
      <w:r>
        <w:rPr>
          <w:rStyle w:val="aa"/>
        </w:rPr>
        <w:annotationRef/>
      </w:r>
      <w:r>
        <w:t>じっけんこうぼう</w:t>
      </w:r>
    </w:p>
  </w:comment>
  <w:comment w:id="22" w:author="赤間　和美" w:date="2026-02-17T13:20:00Z" w:initials="和赤">
    <w:p w14:paraId="0FF8288D" w14:textId="77777777" w:rsidR="008B0A49" w:rsidRDefault="008B0A49" w:rsidP="008B0A49">
      <w:pPr>
        <w:pStyle w:val="ab"/>
      </w:pPr>
      <w:r>
        <w:rPr>
          <w:rStyle w:val="aa"/>
        </w:rPr>
        <w:annotationRef/>
      </w:r>
      <w:r>
        <w:t>えいきゅう</w:t>
      </w:r>
    </w:p>
  </w:comment>
  <w:comment w:id="30" w:author="赤間　和美" w:date="2026-02-16T13:17:00Z" w:initials="和赤">
    <w:p w14:paraId="50D9BB1B" w14:textId="40D32163" w:rsidR="00DC1075" w:rsidRDefault="00DC1075" w:rsidP="00DC1075">
      <w:pPr>
        <w:pStyle w:val="ab"/>
      </w:pPr>
      <w:r>
        <w:rPr>
          <w:rStyle w:val="aa"/>
        </w:rPr>
        <w:annotationRef/>
      </w:r>
      <w:r>
        <w:t>かんばらたい</w:t>
      </w:r>
    </w:p>
  </w:comment>
  <w:comment w:id="32" w:author="赤間　和美" w:date="2026-02-16T13:16:00Z" w:initials="和赤">
    <w:p w14:paraId="6A3F1972" w14:textId="0C532EFB" w:rsidR="0073458C" w:rsidRDefault="0073458C" w:rsidP="0073458C">
      <w:pPr>
        <w:pStyle w:val="ab"/>
      </w:pPr>
      <w:r>
        <w:rPr>
          <w:rStyle w:val="aa"/>
        </w:rPr>
        <w:annotationRef/>
      </w:r>
      <w:r>
        <w:t>みらいは</w:t>
      </w:r>
    </w:p>
  </w:comment>
  <w:comment w:id="39" w:author="赤間　和美" w:date="2026-02-16T13:21:00Z" w:initials="和赤">
    <w:p w14:paraId="14A34612" w14:textId="77777777" w:rsidR="0024651A" w:rsidRDefault="0024651A" w:rsidP="0024651A">
      <w:pPr>
        <w:pStyle w:val="ab"/>
      </w:pPr>
      <w:r>
        <w:rPr>
          <w:rStyle w:val="aa"/>
        </w:rPr>
        <w:annotationRef/>
      </w:r>
      <w:r>
        <w:t>からすぐち</w:t>
      </w:r>
    </w:p>
  </w:comment>
  <w:comment w:id="45" w:author="小檜山　祐幹" w:date="2026-02-20T12:39:00Z" w:initials="祐小">
    <w:p w14:paraId="350CE654" w14:textId="77777777" w:rsidR="00AF1B99" w:rsidRDefault="00AF1B99" w:rsidP="00AF1B99">
      <w:pPr>
        <w:pStyle w:val="ab"/>
      </w:pPr>
      <w:r>
        <w:rPr>
          <w:rStyle w:val="aa"/>
        </w:rPr>
        <w:annotationRef/>
      </w:r>
      <w:r>
        <w:t>どうりきがくてき</w:t>
      </w:r>
    </w:p>
  </w:comment>
  <w:comment w:id="47" w:author="赤間　和美" w:date="2026-02-16T17:44:00Z" w:initials="和赤">
    <w:p w14:paraId="76BBFA0F" w14:textId="611268AE" w:rsidR="00BD2816" w:rsidRDefault="00BD2816" w:rsidP="00BD2816">
      <w:pPr>
        <w:pStyle w:val="ab"/>
      </w:pPr>
      <w:r>
        <w:rPr>
          <w:rStyle w:val="aa"/>
        </w:rPr>
        <w:annotationRef/>
      </w:r>
      <w:r>
        <w:t>か</w:t>
      </w:r>
    </w:p>
  </w:comment>
  <w:comment w:id="52" w:author="TRIVECTOR" w:date="2026-03-03T12:01:00Z" w:initials="T">
    <w:p w14:paraId="1BA1A35D" w14:textId="77777777" w:rsidR="00CC2B5F" w:rsidRDefault="00E01E2D" w:rsidP="00CC2B5F">
      <w:pPr>
        <w:pStyle w:val="ab"/>
      </w:pPr>
      <w:r>
        <w:rPr>
          <w:rStyle w:val="aa"/>
        </w:rPr>
        <w:annotationRef/>
      </w:r>
      <w:r w:rsidR="00CC2B5F">
        <w:t>読みを「まち」に修正してください。</w:t>
      </w:r>
    </w:p>
    <w:p w14:paraId="0B847BC5" w14:textId="77777777" w:rsidR="00CC2B5F" w:rsidRDefault="00CC2B5F" w:rsidP="00CC2B5F">
      <w:pPr>
        <w:pStyle w:val="ab"/>
      </w:pPr>
      <w:r>
        <w:t>（「ちょう」と読んでいます）</w:t>
      </w:r>
    </w:p>
  </w:comment>
  <w:comment w:id="55" w:author="TRIVECTOR" w:date="2026-03-03T12:03:00Z" w:initials="T">
    <w:p w14:paraId="6F990FC2" w14:textId="77777777" w:rsidR="00CC2B5F" w:rsidRDefault="00E01E2D" w:rsidP="00CC2B5F">
      <w:pPr>
        <w:pStyle w:val="ab"/>
      </w:pPr>
      <w:r>
        <w:rPr>
          <w:rStyle w:val="aa"/>
        </w:rPr>
        <w:annotationRef/>
      </w:r>
      <w:r w:rsidR="00CC2B5F">
        <w:t>読みを「しきめん」に修正してください。</w:t>
      </w:r>
    </w:p>
    <w:p w14:paraId="4190B51E" w14:textId="77777777" w:rsidR="00CC2B5F" w:rsidRDefault="00CC2B5F" w:rsidP="00CC2B5F">
      <w:pPr>
        <w:pStyle w:val="ab"/>
      </w:pPr>
      <w:r>
        <w:t>（「しょくめん」と読んでいます）</w:t>
      </w:r>
    </w:p>
  </w:comment>
  <w:comment w:id="59" w:author="小檜山　祐幹" w:date="2026-02-20T12:42:00Z" w:initials="祐小">
    <w:p w14:paraId="446C6485" w14:textId="04506485" w:rsidR="007967A0" w:rsidRDefault="007967A0" w:rsidP="007967A0">
      <w:pPr>
        <w:pStyle w:val="ab"/>
      </w:pPr>
      <w:r>
        <w:rPr>
          <w:rStyle w:val="aa"/>
        </w:rPr>
        <w:annotationRef/>
      </w:r>
      <w:r>
        <w:t>みなも</w:t>
      </w:r>
    </w:p>
  </w:comment>
  <w:comment w:id="58" w:author="TRIVECTOR" w:date="2026-03-03T12:04:00Z" w:initials="T">
    <w:p w14:paraId="01366B55" w14:textId="77777777" w:rsidR="009F1311" w:rsidRDefault="009F1311" w:rsidP="009F1311">
      <w:pPr>
        <w:pStyle w:val="ab"/>
      </w:pPr>
      <w:r>
        <w:rPr>
          <w:rStyle w:val="aa"/>
        </w:rPr>
        <w:annotationRef/>
      </w:r>
      <w:r>
        <w:t>読みの指示は「みなも」です。</w:t>
      </w:r>
    </w:p>
    <w:p w14:paraId="480BEDB5" w14:textId="77777777" w:rsidR="009F1311" w:rsidRDefault="009F1311" w:rsidP="009F1311">
      <w:pPr>
        <w:pStyle w:val="ab"/>
      </w:pPr>
      <w:r>
        <w:t>「すいめん」と読んでいるので修正してください。</w:t>
      </w:r>
    </w:p>
  </w:comment>
  <w:comment w:id="67" w:author="小檜山　祐幹" w:date="2026-02-20T12:48:00Z" w:initials="祐小">
    <w:p w14:paraId="70082F8A" w14:textId="77777777" w:rsidR="007967A0" w:rsidRDefault="007967A0" w:rsidP="007967A0">
      <w:pPr>
        <w:pStyle w:val="ab"/>
      </w:pPr>
      <w:r>
        <w:rPr>
          <w:rStyle w:val="aa"/>
        </w:rPr>
        <w:annotationRef/>
      </w:r>
      <w:r>
        <w:t>しきはん</w:t>
      </w:r>
    </w:p>
  </w:comment>
  <w:comment w:id="66" w:author="TRIVECTOR" w:date="2026-03-03T12:09:00Z" w:initials="T">
    <w:p w14:paraId="175CFFA7" w14:textId="77777777" w:rsidR="00CC2B5F" w:rsidRDefault="009F1311" w:rsidP="00CC2B5F">
      <w:pPr>
        <w:pStyle w:val="ab"/>
      </w:pPr>
      <w:r>
        <w:rPr>
          <w:rStyle w:val="aa"/>
        </w:rPr>
        <w:annotationRef/>
      </w:r>
      <w:r w:rsidR="00CC2B5F">
        <w:t>「しきはん」と読みのしてい指定がありますが「いろまだら」と読んでいます。修正してください。</w:t>
      </w:r>
    </w:p>
  </w:comment>
  <w:comment w:id="74" w:author="赤間　和美" w:date="2026-02-16T17:53:00Z" w:initials="和赤">
    <w:p w14:paraId="3638433A" w14:textId="7F34D280" w:rsidR="00C02A1D" w:rsidRDefault="00C02A1D" w:rsidP="00C02A1D">
      <w:pPr>
        <w:pStyle w:val="ab"/>
      </w:pPr>
      <w:r>
        <w:rPr>
          <w:rStyle w:val="aa"/>
        </w:rPr>
        <w:annotationRef/>
      </w:r>
      <w:r>
        <w:t>れんごく</w:t>
      </w:r>
    </w:p>
  </w:comment>
  <w:comment w:id="83" w:author="赤間　和美" w:date="2026-02-18T14:41:00Z" w:initials="和赤">
    <w:p w14:paraId="024548AB" w14:textId="77777777" w:rsidR="00365CFD" w:rsidRDefault="00365CFD" w:rsidP="002E5023">
      <w:pPr>
        <w:pStyle w:val="ab"/>
      </w:pPr>
      <w:r>
        <w:rPr>
          <w:rStyle w:val="aa"/>
        </w:rPr>
        <w:annotationRef/>
      </w:r>
      <w:r>
        <w:t>ゆいち</w:t>
      </w:r>
    </w:p>
  </w:comment>
  <w:comment w:id="84" w:author="赤間　和美" w:date="2026-02-17T13:15:00Z" w:initials="和赤">
    <w:p w14:paraId="37017740" w14:textId="77777777" w:rsidR="00365CFD" w:rsidRDefault="00365CFD" w:rsidP="0066459A">
      <w:pPr>
        <w:pStyle w:val="ab"/>
      </w:pPr>
      <w:r>
        <w:rPr>
          <w:rStyle w:val="aa"/>
        </w:rPr>
        <w:annotationRef/>
      </w:r>
      <w:r>
        <w:t>ようけんどう</w:t>
      </w:r>
    </w:p>
  </w:comment>
  <w:comment w:id="89" w:author="赤間　和美" w:date="2026-02-18T14:42:00Z" w:initials="和赤">
    <w:p w14:paraId="1BDFCBAA" w14:textId="77777777" w:rsidR="00365CFD" w:rsidRDefault="00365CFD" w:rsidP="002E5023">
      <w:pPr>
        <w:pStyle w:val="ab"/>
      </w:pPr>
      <w:r>
        <w:rPr>
          <w:rStyle w:val="aa"/>
        </w:rPr>
        <w:annotationRef/>
      </w:r>
      <w:r>
        <w:t>かったぐん</w:t>
      </w:r>
    </w:p>
  </w:comment>
  <w:comment w:id="92" w:author="赤間　和美" w:date="2026-02-18T14:43:00Z" w:initials="和赤">
    <w:p w14:paraId="73950A6D" w14:textId="77777777" w:rsidR="00365CFD" w:rsidRDefault="00365CFD" w:rsidP="002E5023">
      <w:pPr>
        <w:pStyle w:val="ab"/>
      </w:pPr>
      <w:r>
        <w:rPr>
          <w:rStyle w:val="aa"/>
        </w:rPr>
        <w:annotationRef/>
      </w:r>
      <w:r>
        <w:t>あさぬの</w:t>
      </w:r>
    </w:p>
  </w:comment>
  <w:comment w:id="93" w:author="加野　恵子" w:date="2026-02-18T11:17:00Z" w:initials="恵加">
    <w:p w14:paraId="37BDF75A" w14:textId="77777777" w:rsidR="00365CFD" w:rsidRDefault="00365CFD" w:rsidP="00001339">
      <w:pPr>
        <w:pStyle w:val="ab"/>
      </w:pPr>
      <w:r>
        <w:rPr>
          <w:rStyle w:val="aa"/>
        </w:rPr>
        <w:annotationRef/>
      </w:r>
      <w:r>
        <w:t>いぎょう</w:t>
      </w:r>
    </w:p>
  </w:comment>
  <w:comment w:id="96" w:author="赤間　和美" w:date="2026-02-18T14:44:00Z" w:initials="和赤">
    <w:p w14:paraId="0DC70600" w14:textId="77777777" w:rsidR="00365CFD" w:rsidRDefault="00365CFD" w:rsidP="002E5023">
      <w:pPr>
        <w:pStyle w:val="ab"/>
      </w:pPr>
      <w:r>
        <w:rPr>
          <w:rStyle w:val="aa"/>
        </w:rPr>
        <w:annotationRef/>
      </w:r>
      <w:r>
        <w:t>はりう いちろう</w:t>
      </w:r>
    </w:p>
  </w:comment>
  <w:comment w:id="98" w:author="加野　恵子" w:date="2026-02-18T11:22:00Z" w:initials="恵加">
    <w:p w14:paraId="134E54AF" w14:textId="77777777" w:rsidR="00365CFD" w:rsidRDefault="00365CFD" w:rsidP="00001339">
      <w:pPr>
        <w:pStyle w:val="ab"/>
      </w:pPr>
      <w:r>
        <w:rPr>
          <w:rStyle w:val="aa"/>
        </w:rPr>
        <w:annotationRef/>
      </w:r>
      <w:r>
        <w:t>ていしゃば</w:t>
      </w:r>
    </w:p>
  </w:comment>
  <w:comment w:id="114" w:author="TRIVECTOR" w:date="2026-03-03T12:37:00Z" w:initials="T">
    <w:p w14:paraId="2864D54A" w14:textId="77777777" w:rsidR="00CC2B5F" w:rsidRDefault="0032423E" w:rsidP="00CC2B5F">
      <w:pPr>
        <w:pStyle w:val="ab"/>
      </w:pPr>
      <w:r>
        <w:rPr>
          <w:rStyle w:val="aa"/>
        </w:rPr>
        <w:annotationRef/>
      </w:r>
      <w:r w:rsidR="00CC2B5F">
        <w:t>【ご相談】 後 のあとに間を少しあけていただくことはできないでしょうか。</w:t>
      </w:r>
    </w:p>
  </w:comment>
  <w:comment w:id="119" w:author="加野　恵子" w:date="2026-02-18T11:38:00Z" w:initials="恵加">
    <w:p w14:paraId="56C74204" w14:textId="5C2ED782" w:rsidR="00365CFD" w:rsidRDefault="00365CFD" w:rsidP="00F07389">
      <w:pPr>
        <w:pStyle w:val="ab"/>
      </w:pPr>
      <w:r>
        <w:rPr>
          <w:rStyle w:val="aa"/>
        </w:rPr>
        <w:annotationRef/>
      </w:r>
      <w:r>
        <w:t>こうないだんどうがく</w:t>
      </w:r>
    </w:p>
  </w:comment>
  <w:comment w:id="125" w:author="赤間　和美" w:date="2026-02-17T13:48:00Z" w:initials="和赤">
    <w:p w14:paraId="349FAC76" w14:textId="77777777" w:rsidR="00365CFD" w:rsidRDefault="00365CFD" w:rsidP="00AF2AB2">
      <w:pPr>
        <w:pStyle w:val="ab"/>
      </w:pPr>
      <w:r>
        <w:rPr>
          <w:rStyle w:val="aa"/>
        </w:rPr>
        <w:annotationRef/>
      </w:r>
      <w:r>
        <w:t>ひさきち</w:t>
      </w:r>
    </w:p>
  </w:comment>
  <w:comment w:id="132" w:author="赤間　和美" w:date="2026-02-18T18:20:00Z" w:initials="和赤">
    <w:p w14:paraId="17436ACA" w14:textId="77777777" w:rsidR="00365CFD" w:rsidRDefault="00365CFD" w:rsidP="00F144D2">
      <w:pPr>
        <w:pStyle w:val="ab"/>
      </w:pPr>
      <w:r>
        <w:rPr>
          <w:rStyle w:val="aa"/>
        </w:rPr>
        <w:annotationRef/>
      </w:r>
      <w:r>
        <w:t>ぶつが</w:t>
      </w:r>
    </w:p>
  </w:comment>
  <w:comment w:id="133" w:author="赤間　和美" w:date="2026-02-17T13:49:00Z" w:initials="和赤">
    <w:p w14:paraId="106473E5" w14:textId="77777777" w:rsidR="00365CFD" w:rsidRDefault="00365CFD" w:rsidP="008752A8">
      <w:pPr>
        <w:pStyle w:val="ab"/>
      </w:pPr>
      <w:r>
        <w:rPr>
          <w:rStyle w:val="aa"/>
        </w:rPr>
        <w:annotationRef/>
      </w:r>
      <w:r>
        <w:t>やまごしあみだず</w:t>
      </w:r>
    </w:p>
  </w:comment>
  <w:comment w:id="134" w:author="赤間　和美" w:date="2026-02-17T13:50:00Z" w:initials="和赤">
    <w:p w14:paraId="78BEC79E" w14:textId="77777777" w:rsidR="00365CFD" w:rsidRDefault="00365CFD" w:rsidP="008752A8">
      <w:pPr>
        <w:pStyle w:val="ab"/>
      </w:pPr>
      <w:r>
        <w:rPr>
          <w:rStyle w:val="aa"/>
        </w:rPr>
        <w:annotationRef/>
      </w:r>
      <w:r>
        <w:t>あみだらいごうず</w:t>
      </w:r>
    </w:p>
  </w:comment>
  <w:comment w:id="136" w:author="赤間　和美" w:date="2026-02-17T13:51:00Z" w:initials="和赤">
    <w:p w14:paraId="0287D643" w14:textId="77777777" w:rsidR="00365CFD" w:rsidRDefault="00365CFD" w:rsidP="008752A8">
      <w:pPr>
        <w:pStyle w:val="ab"/>
      </w:pPr>
      <w:r>
        <w:rPr>
          <w:rStyle w:val="aa"/>
        </w:rPr>
        <w:annotationRef/>
      </w:r>
      <w:r>
        <w:t>すのうちとおる</w:t>
      </w:r>
    </w:p>
  </w:comment>
  <w:comment w:id="142" w:author="TRIVECTOR" w:date="2026-03-03T15:31:00Z" w:initials="T">
    <w:p w14:paraId="3FE49949" w14:textId="77777777" w:rsidR="00356D77" w:rsidRDefault="00356D77" w:rsidP="00356D77">
      <w:pPr>
        <w:pStyle w:val="ab"/>
      </w:pPr>
      <w:r>
        <w:rPr>
          <w:rStyle w:val="aa"/>
        </w:rPr>
        <w:annotationRef/>
      </w:r>
      <w:r>
        <w:t>宮城県美術館様</w:t>
      </w:r>
    </w:p>
    <w:p w14:paraId="3FD95AA3" w14:textId="77777777" w:rsidR="00356D77" w:rsidRDefault="00356D77" w:rsidP="00356D77">
      <w:pPr>
        <w:pStyle w:val="ab"/>
      </w:pPr>
      <w:r>
        <w:t>「みたび」でよろしいでしょうか。</w:t>
      </w:r>
    </w:p>
    <w:p w14:paraId="28A8CADF" w14:textId="77777777" w:rsidR="00356D77" w:rsidRDefault="00356D77" w:rsidP="00356D77">
      <w:pPr>
        <w:pStyle w:val="ab"/>
      </w:pPr>
      <w:r>
        <w:t>（さんどではなく）</w:t>
      </w:r>
    </w:p>
  </w:comment>
  <w:comment w:id="143" w:author="赤間　和美" w:date="2026-02-17T13:54:00Z" w:initials="和赤">
    <w:p w14:paraId="30337CF1" w14:textId="77777777" w:rsidR="00365CFD" w:rsidRDefault="00365CFD" w:rsidP="008752A8">
      <w:pPr>
        <w:pStyle w:val="ab"/>
      </w:pPr>
      <w:r>
        <w:rPr>
          <w:rStyle w:val="aa"/>
        </w:rPr>
        <w:annotationRef/>
      </w:r>
      <w:r>
        <w:t>たむらたいじろう</w:t>
      </w:r>
    </w:p>
  </w:comment>
  <w:comment w:id="145" w:author="赤間　和美" w:date="2026-02-17T13:54:00Z" w:initials="和赤">
    <w:p w14:paraId="4800A3A5" w14:textId="77777777" w:rsidR="00365CFD" w:rsidRDefault="00365CFD" w:rsidP="008752A8">
      <w:pPr>
        <w:pStyle w:val="ab"/>
      </w:pPr>
      <w:r>
        <w:rPr>
          <w:rStyle w:val="aa"/>
        </w:rPr>
        <w:annotationRef/>
      </w:r>
      <w:r>
        <w:t>しん</w:t>
      </w:r>
    </w:p>
  </w:comment>
  <w:comment w:id="150" w:author="赤間　和美" w:date="2026-02-17T13:57:00Z" w:initials="和赤">
    <w:p w14:paraId="2B27332B" w14:textId="77777777" w:rsidR="00365CFD" w:rsidRDefault="00365CFD" w:rsidP="00ED20CF">
      <w:pPr>
        <w:pStyle w:val="ab"/>
      </w:pPr>
      <w:r>
        <w:rPr>
          <w:rStyle w:val="aa"/>
        </w:rPr>
        <w:annotationRef/>
      </w:r>
      <w:r>
        <w:t>ちょ・やんぎゅ</w:t>
      </w:r>
    </w:p>
  </w:comment>
  <w:comment w:id="151" w:author="赤間　和美" w:date="2026-02-17T13:58:00Z" w:initials="和赤">
    <w:p w14:paraId="19E2C892" w14:textId="77777777" w:rsidR="00365CFD" w:rsidRDefault="00365CFD" w:rsidP="0041745E">
      <w:pPr>
        <w:pStyle w:val="ab"/>
      </w:pPr>
      <w:r>
        <w:rPr>
          <w:rStyle w:val="aa"/>
        </w:rPr>
        <w:annotationRef/>
      </w:r>
      <w:r>
        <w:t>り しょうばん</w:t>
      </w:r>
    </w:p>
  </w:comment>
  <w:comment w:id="152" w:author="TRIVECTOR" w:date="2026-03-03T15:34:00Z" w:initials="T">
    <w:p w14:paraId="0FB91F6A" w14:textId="77777777" w:rsidR="00CC2B5F" w:rsidRDefault="00356D77" w:rsidP="00CC2B5F">
      <w:pPr>
        <w:pStyle w:val="ab"/>
      </w:pPr>
      <w:r>
        <w:rPr>
          <w:rStyle w:val="aa"/>
        </w:rPr>
        <w:annotationRef/>
      </w:r>
      <w:r w:rsidR="00CC2B5F">
        <w:t>【ご相談】住み の後に間を入れることは可能でしょうか。</w:t>
      </w:r>
    </w:p>
  </w:comment>
  <w:comment w:id="154" w:author="赤間　和美" w:date="2026-02-17T13:58:00Z" w:initials="和赤">
    <w:p w14:paraId="2C355B9D" w14:textId="0DFC1901" w:rsidR="00365CFD" w:rsidRDefault="00365CFD" w:rsidP="0041745E">
      <w:pPr>
        <w:pStyle w:val="ab"/>
      </w:pPr>
      <w:r>
        <w:rPr>
          <w:rStyle w:val="aa"/>
        </w:rPr>
        <w:annotationRef/>
      </w:r>
      <w:r>
        <w:t>うが</w:t>
      </w:r>
    </w:p>
  </w:comment>
  <w:comment w:id="157" w:author="TRIVECTOR" w:date="2026-03-03T15:36:00Z" w:initials="T">
    <w:p w14:paraId="6C8D0944" w14:textId="77777777" w:rsidR="00CC2B5F" w:rsidRDefault="00356D77" w:rsidP="00CC2B5F">
      <w:pPr>
        <w:pStyle w:val="ab"/>
      </w:pPr>
      <w:r>
        <w:rPr>
          <w:rStyle w:val="aa"/>
        </w:rPr>
        <w:annotationRef/>
      </w:r>
      <w:r w:rsidR="00CC2B5F">
        <w:t>【ご相談】 かたわら の後に間を入れることは可能でしょうか。</w:t>
      </w:r>
    </w:p>
  </w:comment>
  <w:comment w:id="167" w:author="TRIVECTOR" w:date="2026-03-03T15:46:00Z" w:initials="T">
    <w:p w14:paraId="142A550B" w14:textId="77777777" w:rsidR="00CC2B5F" w:rsidRDefault="008454A0" w:rsidP="00CC2B5F">
      <w:pPr>
        <w:pStyle w:val="ab"/>
      </w:pPr>
      <w:r>
        <w:rPr>
          <w:rStyle w:val="aa"/>
        </w:rPr>
        <w:annotationRef/>
      </w:r>
      <w:r w:rsidR="00CC2B5F">
        <w:t>「はつこてん」に読みを修正してください。</w:t>
      </w:r>
    </w:p>
    <w:p w14:paraId="55B169C0" w14:textId="77777777" w:rsidR="00CC2B5F" w:rsidRDefault="00CC2B5F" w:rsidP="00CC2B5F">
      <w:pPr>
        <w:pStyle w:val="ab"/>
      </w:pPr>
      <w:r>
        <w:t>（「しょこてん」と読まれています）</w:t>
      </w:r>
    </w:p>
  </w:comment>
  <w:comment w:id="168" w:author="TRIVECTOR" w:date="2026-03-03T15:41:00Z" w:initials="T">
    <w:p w14:paraId="4A6CFA3E" w14:textId="155779CA" w:rsidR="008454A0" w:rsidRDefault="008454A0" w:rsidP="008454A0">
      <w:pPr>
        <w:pStyle w:val="ab"/>
      </w:pPr>
      <w:r>
        <w:rPr>
          <w:rStyle w:val="aa"/>
        </w:rPr>
        <w:annotationRef/>
      </w:r>
      <w:r>
        <w:t>「にかしょう」に読みの修正をお願いします。</w:t>
      </w:r>
    </w:p>
    <w:p w14:paraId="06512749" w14:textId="77777777" w:rsidR="008454A0" w:rsidRDefault="008454A0" w:rsidP="008454A0">
      <w:pPr>
        <w:pStyle w:val="ab"/>
      </w:pPr>
      <w:r>
        <w:t>（にしなしょうと読まれています）</w:t>
      </w:r>
    </w:p>
  </w:comment>
  <w:comment w:id="173" w:author="加野　恵子" w:date="2026-02-18T11:51:00Z" w:initials="恵加">
    <w:p w14:paraId="1F747930" w14:textId="77777777" w:rsidR="00365CFD" w:rsidRDefault="00365CFD" w:rsidP="00416686">
      <w:pPr>
        <w:pStyle w:val="ab"/>
      </w:pPr>
      <w:r>
        <w:rPr>
          <w:rStyle w:val="aa"/>
        </w:rPr>
        <w:annotationRef/>
      </w:r>
      <w:r>
        <w:t>ざらふ</w:t>
      </w:r>
    </w:p>
  </w:comment>
  <w:comment w:id="176" w:author="加野　恵子" w:date="2026-02-18T13:13:00Z" w:initials="恵加">
    <w:p w14:paraId="45C10D72" w14:textId="77777777" w:rsidR="00365CFD" w:rsidRDefault="00365CFD" w:rsidP="002374C6">
      <w:pPr>
        <w:pStyle w:val="ab"/>
      </w:pPr>
      <w:r>
        <w:rPr>
          <w:rStyle w:val="aa"/>
        </w:rPr>
        <w:annotationRef/>
      </w:r>
      <w:r>
        <w:t>そうたろう</w:t>
      </w:r>
    </w:p>
  </w:comment>
  <w:comment w:id="185" w:author="TRIVECTOR" w:date="2026-03-03T15:49:00Z" w:initials="T">
    <w:p w14:paraId="3FE2B3B4" w14:textId="77777777" w:rsidR="00CC2B5F" w:rsidRDefault="008454A0" w:rsidP="00CC2B5F">
      <w:pPr>
        <w:pStyle w:val="ab"/>
      </w:pPr>
      <w:r>
        <w:rPr>
          <w:rStyle w:val="aa"/>
        </w:rPr>
        <w:annotationRef/>
      </w:r>
      <w:r w:rsidR="00CC2B5F">
        <w:t>【ご相談】 かたわら の後に間を入れることは可能でしょうか。</w:t>
      </w:r>
    </w:p>
  </w:comment>
  <w:comment w:id="188" w:author="TRIVECTOR" w:date="2026-03-03T15:50:00Z" w:initials="T">
    <w:p w14:paraId="0ED62D0B" w14:textId="344B354F" w:rsidR="00C977C6" w:rsidRDefault="00C977C6" w:rsidP="00C977C6">
      <w:pPr>
        <w:pStyle w:val="ab"/>
      </w:pPr>
      <w:r>
        <w:rPr>
          <w:rStyle w:val="aa"/>
        </w:rPr>
        <w:annotationRef/>
      </w:r>
      <w:r>
        <w:t>宮城県美術館様</w:t>
      </w:r>
    </w:p>
    <w:p w14:paraId="52BB135D" w14:textId="77777777" w:rsidR="00C977C6" w:rsidRDefault="00C977C6" w:rsidP="00C977C6">
      <w:pPr>
        <w:pStyle w:val="ab"/>
      </w:pPr>
      <w:r>
        <w:t>読みは「はたち」でよいでしょうか。</w:t>
      </w:r>
    </w:p>
  </w:comment>
  <w:comment w:id="191" w:author="柴野　倫子" w:date="2026-02-18T11:14:00Z" w:initials="倫柴">
    <w:p w14:paraId="4E3DF152" w14:textId="77777777" w:rsidR="00ED4119" w:rsidRDefault="00ED4119" w:rsidP="00FA3CD4">
      <w:pPr>
        <w:pStyle w:val="ab"/>
      </w:pPr>
      <w:r>
        <w:rPr>
          <w:rStyle w:val="aa"/>
        </w:rPr>
        <w:annotationRef/>
      </w:r>
      <w:r>
        <w:t>ぬ</w:t>
      </w:r>
    </w:p>
  </w:comment>
  <w:comment w:id="192" w:author="柴野　倫子" w:date="2026-02-18T10:47:00Z" w:initials="倫柴">
    <w:p w14:paraId="395FBEB7" w14:textId="77777777" w:rsidR="00ED4119" w:rsidRDefault="00ED4119" w:rsidP="00C61C83">
      <w:pPr>
        <w:pStyle w:val="ab"/>
      </w:pPr>
      <w:r>
        <w:rPr>
          <w:rStyle w:val="aa"/>
        </w:rPr>
        <w:annotationRef/>
      </w:r>
      <w:r>
        <w:t>こうせいりょく</w:t>
      </w:r>
    </w:p>
  </w:comment>
  <w:comment w:id="194" w:author="柴野　倫子" w:date="2026-02-18T10:47:00Z" w:initials="倫柴">
    <w:p w14:paraId="292449D9" w14:textId="77777777" w:rsidR="00ED4119" w:rsidRDefault="00ED4119" w:rsidP="00C61C83">
      <w:pPr>
        <w:pStyle w:val="ab"/>
      </w:pPr>
      <w:r>
        <w:rPr>
          <w:rStyle w:val="aa"/>
        </w:rPr>
        <w:annotationRef/>
      </w:r>
      <w:r>
        <w:t>こうたいしょう</w:t>
      </w:r>
    </w:p>
  </w:comment>
  <w:comment w:id="196" w:author="柴野　倫子" w:date="2026-02-18T10:48:00Z" w:initials="倫柴">
    <w:p w14:paraId="7031DBBA" w14:textId="77777777" w:rsidR="00ED4119" w:rsidRDefault="00ED4119" w:rsidP="00C61C83">
      <w:pPr>
        <w:pStyle w:val="ab"/>
      </w:pPr>
      <w:r>
        <w:rPr>
          <w:rStyle w:val="aa"/>
        </w:rPr>
        <w:annotationRef/>
      </w:r>
      <w:r>
        <w:t>えが</w:t>
      </w:r>
    </w:p>
  </w:comment>
  <w:comment w:id="197" w:author="柴野　倫子" w:date="2026-02-18T10:49:00Z" w:initials="倫柴">
    <w:p w14:paraId="43C75CDD" w14:textId="77777777" w:rsidR="00ED4119" w:rsidRDefault="00ED4119" w:rsidP="00C61C83">
      <w:pPr>
        <w:pStyle w:val="ab"/>
      </w:pPr>
      <w:r>
        <w:rPr>
          <w:rStyle w:val="aa"/>
        </w:rPr>
        <w:annotationRef/>
      </w:r>
      <w:r>
        <w:t>この</w:t>
      </w:r>
    </w:p>
  </w:comment>
  <w:comment w:id="200" w:author="柴野　倫子" w:date="2026-02-18T10:49:00Z" w:initials="倫柴">
    <w:p w14:paraId="52427282" w14:textId="77777777" w:rsidR="00ED4119" w:rsidRDefault="00ED4119" w:rsidP="00C61C83">
      <w:pPr>
        <w:pStyle w:val="ab"/>
      </w:pPr>
      <w:r>
        <w:rPr>
          <w:rStyle w:val="aa"/>
        </w:rPr>
        <w:annotationRef/>
      </w:r>
      <w:r>
        <w:t>ようせつ</w:t>
      </w:r>
    </w:p>
  </w:comment>
  <w:comment w:id="204" w:author="柴野　倫子" w:date="2026-02-18T10:50:00Z" w:initials="倫柴">
    <w:p w14:paraId="5A2FD877" w14:textId="77777777" w:rsidR="00ED4119" w:rsidRDefault="00ED4119" w:rsidP="00C61C83">
      <w:pPr>
        <w:pStyle w:val="ab"/>
      </w:pPr>
      <w:r>
        <w:rPr>
          <w:rStyle w:val="aa"/>
        </w:rPr>
        <w:annotationRef/>
      </w:r>
      <w:r>
        <w:t>びと</w:t>
      </w:r>
    </w:p>
  </w:comment>
  <w:comment w:id="205" w:author="柴野　倫子" w:date="2026-02-18T10:50:00Z" w:initials="倫柴">
    <w:p w14:paraId="78903501" w14:textId="77777777" w:rsidR="00ED4119" w:rsidRDefault="00ED4119" w:rsidP="00C61C83">
      <w:pPr>
        <w:pStyle w:val="ab"/>
      </w:pPr>
      <w:r>
        <w:rPr>
          <w:rStyle w:val="aa"/>
        </w:rPr>
        <w:annotationRef/>
      </w:r>
      <w:r>
        <w:t>さら</w:t>
      </w:r>
    </w:p>
  </w:comment>
  <w:comment w:id="208" w:author="柴野　倫子" w:date="2026-02-18T10:51:00Z" w:initials="倫柴">
    <w:p w14:paraId="4F4E5728" w14:textId="77777777" w:rsidR="00ED4119" w:rsidRDefault="00ED4119" w:rsidP="00C61C83">
      <w:pPr>
        <w:pStyle w:val="ab"/>
      </w:pPr>
      <w:r>
        <w:rPr>
          <w:rStyle w:val="aa"/>
        </w:rPr>
        <w:annotationRef/>
      </w:r>
      <w:r>
        <w:t>かいぼうがく</w:t>
      </w:r>
    </w:p>
  </w:comment>
  <w:comment w:id="211" w:author="柴野　倫子" w:date="2026-02-18T10:53:00Z" w:initials="倫柴">
    <w:p w14:paraId="0B7273AC" w14:textId="77777777" w:rsidR="00ED4119" w:rsidRDefault="00ED4119" w:rsidP="00DC118F">
      <w:pPr>
        <w:pStyle w:val="ab"/>
      </w:pPr>
      <w:r>
        <w:rPr>
          <w:rStyle w:val="aa"/>
        </w:rPr>
        <w:annotationRef/>
      </w:r>
      <w:r>
        <w:t>しきめん</w:t>
      </w:r>
    </w:p>
  </w:comment>
  <w:comment w:id="214" w:author="柴野　倫子" w:date="2026-02-18T10:54:00Z" w:initials="倫柴">
    <w:p w14:paraId="40CC54AB" w14:textId="77777777" w:rsidR="00ED4119" w:rsidRDefault="00ED4119" w:rsidP="00DC118F">
      <w:pPr>
        <w:pStyle w:val="ab"/>
      </w:pPr>
      <w:r>
        <w:rPr>
          <w:rStyle w:val="aa"/>
        </w:rPr>
        <w:annotationRef/>
      </w:r>
      <w:r>
        <w:t>きざ</w:t>
      </w:r>
    </w:p>
  </w:comment>
  <w:comment w:id="217" w:author="柴野　倫子" w:date="2026-02-18T10:55:00Z" w:initials="倫柴">
    <w:p w14:paraId="79D8ED06" w14:textId="77777777" w:rsidR="00ED4119" w:rsidRDefault="00ED4119" w:rsidP="00DC118F">
      <w:pPr>
        <w:pStyle w:val="ab"/>
      </w:pPr>
      <w:r>
        <w:rPr>
          <w:rStyle w:val="aa"/>
        </w:rPr>
        <w:annotationRef/>
      </w:r>
      <w:r>
        <w:t>きかがくてき</w:t>
      </w:r>
    </w:p>
  </w:comment>
  <w:comment w:id="218" w:author="柴野　倫子" w:date="2026-02-18T10:55:00Z" w:initials="倫柴">
    <w:p w14:paraId="1209F545" w14:textId="77777777" w:rsidR="00ED4119" w:rsidRDefault="00ED4119" w:rsidP="00DC118F">
      <w:pPr>
        <w:pStyle w:val="ab"/>
      </w:pPr>
      <w:r>
        <w:rPr>
          <w:rStyle w:val="aa"/>
        </w:rPr>
        <w:annotationRef/>
      </w:r>
      <w:r>
        <w:t>きざ</w:t>
      </w:r>
    </w:p>
  </w:comment>
  <w:comment w:id="221" w:author="柴野　倫子" w:date="2026-02-18T10:58:00Z" w:initials="倫柴">
    <w:p w14:paraId="231315BC" w14:textId="77777777" w:rsidR="00ED4119" w:rsidRDefault="00ED4119" w:rsidP="001B0BDD">
      <w:pPr>
        <w:pStyle w:val="ab"/>
      </w:pPr>
      <w:r>
        <w:rPr>
          <w:rStyle w:val="aa"/>
        </w:rPr>
        <w:annotationRef/>
      </w:r>
      <w:r>
        <w:t>じょうけい</w:t>
      </w:r>
    </w:p>
  </w:comment>
  <w:comment w:id="222" w:author="柴野　倫子" w:date="2026-02-18T10:58:00Z" w:initials="倫柴">
    <w:p w14:paraId="2E359395" w14:textId="77777777" w:rsidR="00ED4119" w:rsidRDefault="00ED4119" w:rsidP="00DC118F">
      <w:pPr>
        <w:pStyle w:val="ab"/>
      </w:pPr>
      <w:r>
        <w:rPr>
          <w:rStyle w:val="aa"/>
        </w:rPr>
        <w:annotationRef/>
      </w:r>
      <w:r>
        <w:t>じつ</w:t>
      </w:r>
    </w:p>
  </w:comment>
  <w:comment w:id="225" w:author="柴野　倫子" w:date="2026-02-18T11:38:00Z" w:initials="倫柴">
    <w:p w14:paraId="586B7D24" w14:textId="77777777" w:rsidR="00ED4119" w:rsidRDefault="00ED4119" w:rsidP="00D80DA1">
      <w:pPr>
        <w:pStyle w:val="ab"/>
      </w:pPr>
      <w:r>
        <w:rPr>
          <w:rStyle w:val="aa"/>
        </w:rPr>
        <w:annotationRef/>
      </w:r>
      <w:r>
        <w:t>たま</w:t>
      </w:r>
    </w:p>
  </w:comment>
  <w:comment w:id="227" w:author="柴野　倫子" w:date="2026-02-18T11:39:00Z" w:initials="倫柴">
    <w:p w14:paraId="2EACA8E5" w14:textId="77777777" w:rsidR="00ED4119" w:rsidRDefault="00ED4119" w:rsidP="00D80DA1">
      <w:pPr>
        <w:pStyle w:val="ab"/>
      </w:pPr>
      <w:r>
        <w:rPr>
          <w:rStyle w:val="aa"/>
        </w:rPr>
        <w:annotationRef/>
      </w:r>
      <w:r>
        <w:t>たま</w:t>
      </w:r>
    </w:p>
  </w:comment>
  <w:comment w:id="228" w:author="柴野　倫子" w:date="2026-02-18T11:00:00Z" w:initials="倫柴">
    <w:p w14:paraId="30D8125D" w14:textId="77777777" w:rsidR="00ED4119" w:rsidRDefault="00ED4119" w:rsidP="00DC118F">
      <w:pPr>
        <w:pStyle w:val="ab"/>
      </w:pPr>
      <w:r>
        <w:rPr>
          <w:rStyle w:val="aa"/>
        </w:rPr>
        <w:annotationRef/>
      </w:r>
      <w:r>
        <w:t>たいひてき</w:t>
      </w:r>
    </w:p>
  </w:comment>
  <w:comment w:id="230" w:author="柴野　倫子" w:date="2026-02-18T11:01:00Z" w:initials="倫柴">
    <w:p w14:paraId="6C4543F6" w14:textId="77777777" w:rsidR="00ED4119" w:rsidRDefault="00ED4119" w:rsidP="00DC118F">
      <w:pPr>
        <w:pStyle w:val="ab"/>
      </w:pPr>
      <w:r>
        <w:rPr>
          <w:rStyle w:val="aa"/>
        </w:rPr>
        <w:annotationRef/>
      </w:r>
      <w:r>
        <w:t>ふち</w:t>
      </w:r>
    </w:p>
  </w:comment>
  <w:comment w:id="233" w:author="柴野　倫子" w:date="2026-02-18T11:02:00Z" w:initials="倫柴">
    <w:p w14:paraId="384D2DD4" w14:textId="77777777" w:rsidR="00ED4119" w:rsidRDefault="00ED4119" w:rsidP="00DC118F">
      <w:pPr>
        <w:pStyle w:val="ab"/>
      </w:pPr>
      <w:r>
        <w:rPr>
          <w:rStyle w:val="aa"/>
        </w:rPr>
        <w:annotationRef/>
      </w:r>
      <w:r>
        <w:t>えが</w:t>
      </w:r>
    </w:p>
  </w:comment>
  <w:comment w:id="234" w:author="柴野　倫子" w:date="2026-02-18T11:02:00Z" w:initials="倫柴">
    <w:p w14:paraId="03E3E26E" w14:textId="77777777" w:rsidR="00ED4119" w:rsidRDefault="00ED4119" w:rsidP="00DC118F">
      <w:pPr>
        <w:pStyle w:val="ab"/>
      </w:pPr>
      <w:r>
        <w:rPr>
          <w:rStyle w:val="aa"/>
        </w:rPr>
        <w:annotationRef/>
      </w:r>
      <w:r>
        <w:t>はんぜん</w:t>
      </w:r>
    </w:p>
  </w:comment>
  <w:comment w:id="236" w:author="TRIVECTOR" w:date="2026-03-03T15:57:00Z" w:initials="T">
    <w:p w14:paraId="1670166C" w14:textId="77777777" w:rsidR="00CC2B5F" w:rsidRDefault="00C977C6" w:rsidP="00CC2B5F">
      <w:pPr>
        <w:pStyle w:val="ab"/>
      </w:pPr>
      <w:r>
        <w:rPr>
          <w:rStyle w:val="aa"/>
        </w:rPr>
        <w:annotationRef/>
      </w:r>
      <w:r w:rsidR="00CC2B5F">
        <w:t>【ご相談】 おり の後に間を入れていただくことは可能でしょうか。</w:t>
      </w:r>
    </w:p>
  </w:comment>
  <w:comment w:id="238" w:author="柴野　倫子" w:date="2026-02-18T11:03:00Z" w:initials="倫柴">
    <w:p w14:paraId="58724337" w14:textId="4393389C" w:rsidR="00ED4119" w:rsidRDefault="00ED4119" w:rsidP="00DC118F">
      <w:pPr>
        <w:pStyle w:val="ab"/>
      </w:pPr>
      <w:r>
        <w:rPr>
          <w:rStyle w:val="aa"/>
        </w:rPr>
        <w:annotationRef/>
      </w:r>
      <w:r>
        <w:t>と</w:t>
      </w:r>
    </w:p>
  </w:comment>
  <w:comment w:id="240" w:author="赤間　和美" w:date="2026-02-17T14:29:00Z" w:initials="和赤">
    <w:p w14:paraId="32898A18" w14:textId="77777777" w:rsidR="00ED4119" w:rsidRDefault="00ED4119" w:rsidP="00E56FAF">
      <w:pPr>
        <w:pStyle w:val="ab"/>
      </w:pPr>
      <w:r>
        <w:rPr>
          <w:rStyle w:val="aa"/>
        </w:rPr>
        <w:annotationRef/>
      </w:r>
      <w:r>
        <w:t>でんきふく</w:t>
      </w:r>
    </w:p>
  </w:comment>
  <w:comment w:id="241" w:author="柴野　倫子" w:date="2026-02-18T11:03:00Z" w:initials="倫柴">
    <w:p w14:paraId="618390E2" w14:textId="77777777" w:rsidR="00ED4119" w:rsidRDefault="00ED4119" w:rsidP="00DC118F">
      <w:pPr>
        <w:pStyle w:val="ab"/>
      </w:pPr>
      <w:r>
        <w:rPr>
          <w:rStyle w:val="aa"/>
        </w:rPr>
        <w:annotationRef/>
      </w:r>
      <w:r>
        <w:t>ひぶっしつてき</w:t>
      </w:r>
    </w:p>
  </w:comment>
  <w:comment w:id="246" w:author="赤間　和美" w:date="2026-02-17T14:30:00Z" w:initials="和赤">
    <w:p w14:paraId="0F5A29F6" w14:textId="77777777" w:rsidR="00ED4119" w:rsidRDefault="00ED4119" w:rsidP="00E56FAF">
      <w:pPr>
        <w:pStyle w:val="ab"/>
      </w:pPr>
      <w:r>
        <w:rPr>
          <w:rStyle w:val="aa"/>
        </w:rPr>
        <w:annotationRef/>
      </w:r>
      <w:r>
        <w:rPr>
          <w:b/>
          <w:bCs/>
        </w:rPr>
        <w:t>てんそんせい　ろうりはくちょうちょうじゅん</w:t>
      </w:r>
    </w:p>
  </w:comment>
  <w:comment w:id="248" w:author="柴野　倫子" w:date="2026-02-18T11:40:00Z" w:initials="倫柴">
    <w:p w14:paraId="11087F83" w14:textId="77777777" w:rsidR="00ED4119" w:rsidRDefault="00ED4119" w:rsidP="00D80DA1">
      <w:pPr>
        <w:pStyle w:val="ab"/>
      </w:pPr>
      <w:r>
        <w:rPr>
          <w:rStyle w:val="aa"/>
        </w:rPr>
        <w:annotationRef/>
      </w:r>
      <w:r>
        <w:t>からだ</w:t>
      </w:r>
    </w:p>
  </w:comment>
  <w:comment w:id="249" w:author="柴野　倫子" w:date="2026-02-18T11:06:00Z" w:initials="倫柴">
    <w:p w14:paraId="0E108076" w14:textId="77777777" w:rsidR="00ED4119" w:rsidRDefault="00ED4119" w:rsidP="00362CE9">
      <w:pPr>
        <w:pStyle w:val="ab"/>
      </w:pPr>
      <w:r>
        <w:rPr>
          <w:rStyle w:val="aa"/>
        </w:rPr>
        <w:annotationRef/>
      </w:r>
      <w:r>
        <w:t>えが</w:t>
      </w:r>
    </w:p>
  </w:comment>
  <w:comment w:id="252" w:author="柴野　倫子" w:date="2026-02-18T11:06:00Z" w:initials="倫柴">
    <w:p w14:paraId="2A1CE75D" w14:textId="77777777" w:rsidR="00ED4119" w:rsidRDefault="00ED4119" w:rsidP="00362CE9">
      <w:pPr>
        <w:pStyle w:val="ab"/>
      </w:pPr>
      <w:r>
        <w:rPr>
          <w:rStyle w:val="aa"/>
        </w:rPr>
        <w:annotationRef/>
      </w:r>
      <w:r>
        <w:t>がめんがい</w:t>
      </w:r>
    </w:p>
  </w:comment>
  <w:comment w:id="250" w:author="TRIVECTOR" w:date="2026-03-03T15:59:00Z" w:initials="T">
    <w:p w14:paraId="2327243E" w14:textId="77777777" w:rsidR="00CC2B5F" w:rsidRDefault="00C977C6" w:rsidP="00CC2B5F">
      <w:pPr>
        <w:pStyle w:val="ab"/>
      </w:pPr>
      <w:r>
        <w:rPr>
          <w:rStyle w:val="aa"/>
        </w:rPr>
        <w:annotationRef/>
      </w:r>
      <w:r w:rsidR="00CC2B5F">
        <w:t>【ご相談】 勢いのまま の後に間を入れていただくことは可能でしょうか。</w:t>
      </w:r>
    </w:p>
  </w:comment>
  <w:comment w:id="256" w:author="柴野　倫子" w:date="2026-02-18T11:40:00Z" w:initials="倫柴">
    <w:p w14:paraId="31E4B2FA" w14:textId="73600B99" w:rsidR="00ED4119" w:rsidRDefault="00ED4119" w:rsidP="00D80DA1">
      <w:pPr>
        <w:pStyle w:val="ab"/>
      </w:pPr>
      <w:r>
        <w:rPr>
          <w:rStyle w:val="aa"/>
        </w:rPr>
        <w:annotationRef/>
      </w:r>
      <w:r>
        <w:t>からだ</w:t>
      </w:r>
    </w:p>
  </w:comment>
  <w:comment w:id="257" w:author="赤間　和美" w:date="2026-02-17T14:31:00Z" w:initials="和赤">
    <w:p w14:paraId="2DB2F2A5" w14:textId="77777777" w:rsidR="00ED4119" w:rsidRDefault="00ED4119" w:rsidP="002512A3">
      <w:pPr>
        <w:pStyle w:val="ab"/>
      </w:pPr>
      <w:r>
        <w:rPr>
          <w:rStyle w:val="aa"/>
        </w:rPr>
        <w:annotationRef/>
      </w:r>
      <w:r>
        <w:t>すいこでん</w:t>
      </w:r>
    </w:p>
  </w:comment>
  <w:comment w:id="259" w:author="柴野　倫子" w:date="2026-02-18T11:08:00Z" w:initials="倫柴">
    <w:p w14:paraId="451364E7" w14:textId="77777777" w:rsidR="00ED4119" w:rsidRDefault="00ED4119" w:rsidP="00362CE9">
      <w:pPr>
        <w:pStyle w:val="ab"/>
      </w:pPr>
      <w:r>
        <w:rPr>
          <w:rStyle w:val="aa"/>
        </w:rPr>
        <w:annotationRef/>
      </w:r>
      <w:r>
        <w:t>ちゅうりょう</w:t>
      </w:r>
    </w:p>
  </w:comment>
  <w:comment w:id="260" w:author="TRIVECTOR" w:date="2026-03-03T16:00:00Z" w:initials="T">
    <w:p w14:paraId="6E0295FB" w14:textId="77777777" w:rsidR="009A36D8" w:rsidRDefault="009A36D8" w:rsidP="009A36D8">
      <w:pPr>
        <w:pStyle w:val="ab"/>
      </w:pPr>
      <w:r>
        <w:rPr>
          <w:rStyle w:val="aa"/>
        </w:rPr>
        <w:annotationRef/>
      </w:r>
      <w:r>
        <w:t>「きたにわ」に読みを修正してください。</w:t>
      </w:r>
    </w:p>
    <w:p w14:paraId="74182BD1" w14:textId="77777777" w:rsidR="009A36D8" w:rsidRDefault="009A36D8" w:rsidP="009A36D8">
      <w:pPr>
        <w:pStyle w:val="ab"/>
      </w:pPr>
      <w:r>
        <w:t>（「きたてい」と読んでいます）</w:t>
      </w:r>
    </w:p>
  </w:comment>
  <w:comment w:id="264" w:author="柴野　倫子" w:date="2026-02-18T11:09:00Z" w:initials="倫柴">
    <w:p w14:paraId="1412DE44" w14:textId="77777777" w:rsidR="00ED4119" w:rsidRDefault="00ED4119" w:rsidP="00362CE9">
      <w:pPr>
        <w:pStyle w:val="ab"/>
      </w:pPr>
      <w:r>
        <w:rPr>
          <w:rStyle w:val="aa"/>
        </w:rPr>
        <w:annotationRef/>
      </w:r>
      <w:r>
        <w:t>ちゅうりょう</w:t>
      </w:r>
    </w:p>
  </w:comment>
  <w:comment w:id="266" w:author="柴野　倫子" w:date="2026-02-18T11:10:00Z" w:initials="倫柴">
    <w:p w14:paraId="32E5A335" w14:textId="77777777" w:rsidR="00ED4119" w:rsidRDefault="00ED4119" w:rsidP="00362CE9">
      <w:pPr>
        <w:pStyle w:val="ab"/>
      </w:pPr>
      <w:r>
        <w:rPr>
          <w:rStyle w:val="aa"/>
        </w:rPr>
        <w:annotationRef/>
      </w:r>
      <w:r>
        <w:t>やなぎはらよしたつ</w:t>
      </w:r>
    </w:p>
  </w:comment>
  <w:comment w:id="270" w:author="柴野　倫子" w:date="2026-02-18T11:10:00Z" w:initials="倫柴">
    <w:p w14:paraId="2EB2ED30" w14:textId="77777777" w:rsidR="00ED4119" w:rsidRDefault="00ED4119" w:rsidP="00362CE9">
      <w:pPr>
        <w:pStyle w:val="ab"/>
      </w:pPr>
      <w:r>
        <w:rPr>
          <w:rStyle w:val="aa"/>
        </w:rPr>
        <w:annotationRef/>
      </w:r>
      <w:r>
        <w:t>ふなこしやすたけ</w:t>
      </w:r>
    </w:p>
  </w:comment>
  <w:comment w:id="273" w:author="柴野　倫子" w:date="2026-02-18T11:11:00Z" w:initials="倫柴">
    <w:p w14:paraId="2142287A" w14:textId="77777777" w:rsidR="00ED4119" w:rsidRDefault="00ED4119" w:rsidP="00362CE9">
      <w:pPr>
        <w:pStyle w:val="ab"/>
      </w:pPr>
      <w:r>
        <w:rPr>
          <w:rStyle w:val="aa"/>
        </w:rPr>
        <w:annotationRef/>
      </w:r>
      <w:r>
        <w:t>ちゅうりょう</w:t>
      </w:r>
    </w:p>
  </w:comment>
  <w:comment w:id="274" w:author="柴野　倫子" w:date="2026-02-18T11:11:00Z" w:initials="倫柴">
    <w:p w14:paraId="0217823A" w14:textId="77777777" w:rsidR="00ED4119" w:rsidRDefault="00ED4119" w:rsidP="00362CE9">
      <w:pPr>
        <w:pStyle w:val="ab"/>
      </w:pPr>
      <w:r>
        <w:rPr>
          <w:rStyle w:val="aa"/>
        </w:rPr>
        <w:annotationRef/>
      </w:r>
      <w:r>
        <w:t>ちゅうりょう</w:t>
      </w:r>
    </w:p>
  </w:comment>
  <w:comment w:id="276" w:author="柴野　倫子" w:date="2026-02-18T11:12:00Z" w:initials="倫柴">
    <w:p w14:paraId="5AEB9D7F" w14:textId="77777777" w:rsidR="00ED4119" w:rsidRDefault="00ED4119" w:rsidP="00362CE9">
      <w:pPr>
        <w:pStyle w:val="ab"/>
      </w:pPr>
      <w:r>
        <w:rPr>
          <w:rStyle w:val="aa"/>
        </w:rPr>
        <w:annotationRef/>
      </w:r>
      <w:r>
        <w:t>とうぞう</w:t>
      </w:r>
    </w:p>
  </w:comment>
  <w:comment w:id="275" w:author="TRIVECTOR" w:date="2026-03-03T16:02:00Z" w:initials="T">
    <w:p w14:paraId="097BA03F" w14:textId="77777777" w:rsidR="009A36D8" w:rsidRDefault="009A36D8" w:rsidP="009A36D8">
      <w:pPr>
        <w:pStyle w:val="ab"/>
      </w:pPr>
      <w:r>
        <w:rPr>
          <w:rStyle w:val="aa"/>
        </w:rPr>
        <w:annotationRef/>
      </w:r>
      <w:r>
        <w:t>読みの指定「とうぞう」に修正してください。</w:t>
      </w:r>
    </w:p>
    <w:p w14:paraId="24CE95D4" w14:textId="77777777" w:rsidR="009A36D8" w:rsidRDefault="009A36D8" w:rsidP="009A36D8">
      <w:pPr>
        <w:pStyle w:val="ab"/>
      </w:pPr>
      <w:r>
        <w:t>（「ずぞう」と読まれています）</w:t>
      </w:r>
    </w:p>
  </w:comment>
  <w:comment w:id="278" w:author="柴野　倫子" w:date="2026-02-18T11:12:00Z" w:initials="倫柴">
    <w:p w14:paraId="1C05F459" w14:textId="77777777" w:rsidR="00ED4119" w:rsidRDefault="00ED4119" w:rsidP="00362CE9">
      <w:pPr>
        <w:pStyle w:val="ab"/>
      </w:pPr>
      <w:r>
        <w:rPr>
          <w:rStyle w:val="aa"/>
        </w:rPr>
        <w:annotationRef/>
      </w:r>
      <w:r>
        <w:t>そくせき</w:t>
      </w:r>
    </w:p>
  </w:comment>
  <w:comment w:id="277" w:author="TRIVECTOR" w:date="2026-03-03T16:02:00Z" w:initials="T">
    <w:p w14:paraId="753DF6CF" w14:textId="77777777" w:rsidR="009A36D8" w:rsidRDefault="009A36D8" w:rsidP="009A36D8">
      <w:pPr>
        <w:pStyle w:val="ab"/>
      </w:pPr>
      <w:r>
        <w:rPr>
          <w:rStyle w:val="aa"/>
        </w:rPr>
        <w:annotationRef/>
      </w:r>
      <w:r>
        <w:t>読みの指定「そくせき」に修正してください。</w:t>
      </w:r>
    </w:p>
    <w:p w14:paraId="04E835E0" w14:textId="77777777" w:rsidR="009A36D8" w:rsidRDefault="009A36D8" w:rsidP="009A36D8">
      <w:pPr>
        <w:pStyle w:val="ab"/>
      </w:pPr>
      <w:r>
        <w:t>（「あしあと」と読まれています）</w:t>
      </w:r>
    </w:p>
  </w:comment>
  <w:comment w:id="280" w:author="柴野　倫子" w:date="2026-02-18T11:13:00Z" w:initials="倫柴">
    <w:p w14:paraId="2B7BB155" w14:textId="77777777" w:rsidR="00ED4119" w:rsidRDefault="00ED4119" w:rsidP="00362CE9">
      <w:pPr>
        <w:pStyle w:val="ab"/>
      </w:pPr>
      <w:r>
        <w:rPr>
          <w:rStyle w:val="aa"/>
        </w:rPr>
        <w:annotationRef/>
      </w:r>
      <w:r>
        <w:t>えが</w:t>
      </w:r>
    </w:p>
  </w:comment>
  <w:comment w:id="281" w:author="柴野　倫子" w:date="2026-02-18T11:11:00Z" w:initials="倫柴">
    <w:p w14:paraId="434EC9CB" w14:textId="77777777" w:rsidR="00ED4119" w:rsidRDefault="00ED4119" w:rsidP="00362CE9">
      <w:pPr>
        <w:pStyle w:val="ab"/>
      </w:pPr>
      <w:r>
        <w:rPr>
          <w:rStyle w:val="aa"/>
        </w:rPr>
        <w:annotationRef/>
      </w:r>
      <w:r>
        <w:t>ちゅうりょう</w:t>
      </w:r>
    </w:p>
  </w:comment>
  <w:comment w:id="284" w:author="柴野　倫子" w:date="2026-02-18T11:11:00Z" w:initials="倫柴">
    <w:p w14:paraId="40A04843" w14:textId="77777777" w:rsidR="00ED4119" w:rsidRDefault="00ED4119" w:rsidP="00362CE9">
      <w:pPr>
        <w:pStyle w:val="ab"/>
      </w:pPr>
      <w:r>
        <w:rPr>
          <w:rStyle w:val="aa"/>
        </w:rPr>
        <w:annotationRef/>
      </w:r>
      <w:r>
        <w:t>ちゅうりょう</w:t>
      </w:r>
    </w:p>
  </w:comment>
  <w:comment w:id="286" w:author="柴野　倫子" w:date="2026-02-18T11:11:00Z" w:initials="倫柴">
    <w:p w14:paraId="6001122C" w14:textId="77777777" w:rsidR="00ED4119" w:rsidRDefault="00ED4119" w:rsidP="00362CE9">
      <w:pPr>
        <w:pStyle w:val="ab"/>
      </w:pPr>
      <w:r>
        <w:rPr>
          <w:rStyle w:val="aa"/>
        </w:rPr>
        <w:annotationRef/>
      </w:r>
      <w:r>
        <w:t>ちゅうりょう</w:t>
      </w:r>
    </w:p>
  </w:comment>
  <w:comment w:id="291" w:author="TRIVECTOR" w:date="2026-03-03T16:03:00Z" w:initials="T">
    <w:p w14:paraId="32A4C203" w14:textId="77777777" w:rsidR="00CC2B5F" w:rsidRDefault="009A36D8" w:rsidP="00CC2B5F">
      <w:pPr>
        <w:pStyle w:val="ab"/>
      </w:pPr>
      <w:r>
        <w:rPr>
          <w:rStyle w:val="aa"/>
        </w:rPr>
        <w:annotationRef/>
      </w:r>
      <w:r w:rsidR="00CC2B5F">
        <w:t>【ご相談】 向け の後に間を入れていただくのは可能でしょうか。</w:t>
      </w:r>
    </w:p>
  </w:comment>
  <w:comment w:id="292" w:author="赤間　和美" w:date="2026-02-17T14:40:00Z" w:initials="和赤">
    <w:p w14:paraId="0426EDE5" w14:textId="715D20AB" w:rsidR="00ED4119" w:rsidRDefault="00ED4119" w:rsidP="009E2826">
      <w:pPr>
        <w:pStyle w:val="ab"/>
      </w:pPr>
      <w:r>
        <w:rPr>
          <w:rStyle w:val="aa"/>
        </w:rPr>
        <w:annotationRef/>
      </w:r>
      <w:r>
        <w:t>すぼ</w:t>
      </w:r>
    </w:p>
  </w:comment>
  <w:comment w:id="293" w:author="赤間　和美" w:date="2026-02-17T14:38:00Z" w:initials="和赤">
    <w:p w14:paraId="648126CE" w14:textId="77777777" w:rsidR="00ED4119" w:rsidRDefault="00ED4119" w:rsidP="009E2826">
      <w:pPr>
        <w:pStyle w:val="ab"/>
      </w:pPr>
      <w:r>
        <w:rPr>
          <w:rStyle w:val="aa"/>
        </w:rPr>
        <w:annotationRef/>
      </w:r>
      <w:r>
        <w:t>かたえぞめ</w:t>
      </w:r>
    </w:p>
  </w:comment>
  <w:comment w:id="294" w:author="菅野　仁美" w:date="2026-02-18T15:47:00Z" w:initials="仁菅">
    <w:p w14:paraId="49BAAB04" w14:textId="77777777" w:rsidR="00ED4119" w:rsidRDefault="00ED4119" w:rsidP="008D33D3">
      <w:pPr>
        <w:pStyle w:val="ab"/>
      </w:pPr>
      <w:r>
        <w:rPr>
          <w:rStyle w:val="aa"/>
        </w:rPr>
        <w:annotationRef/>
      </w:r>
      <w:r>
        <w:t>ひともじ</w:t>
      </w:r>
    </w:p>
  </w:comment>
  <w:comment w:id="295" w:author="赤間　和美" w:date="2026-02-17T14:39:00Z" w:initials="和赤">
    <w:p w14:paraId="193F8DCD" w14:textId="77777777" w:rsidR="00ED4119" w:rsidRDefault="00ED4119" w:rsidP="009E2826">
      <w:pPr>
        <w:pStyle w:val="ab"/>
      </w:pPr>
      <w:r>
        <w:rPr>
          <w:rStyle w:val="aa"/>
        </w:rPr>
        <w:annotationRef/>
      </w:r>
      <w:r>
        <w:t>あじかん</w:t>
      </w:r>
    </w:p>
  </w:comment>
  <w:comment w:id="299" w:author="赤間　和美" w:date="2026-02-17T14:39:00Z" w:initials="和赤">
    <w:p w14:paraId="362FA0AE" w14:textId="77777777" w:rsidR="00ED4119" w:rsidRDefault="00ED4119" w:rsidP="009E2826">
      <w:pPr>
        <w:pStyle w:val="ab"/>
      </w:pPr>
      <w:r>
        <w:rPr>
          <w:rStyle w:val="aa"/>
        </w:rPr>
        <w:annotationRef/>
      </w:r>
      <w:r>
        <w:t>あげだたみ</w:t>
      </w:r>
    </w:p>
  </w:comment>
  <w:comment w:id="300" w:author="菅野　仁美" w:date="2026-02-18T15:50:00Z" w:initials="仁菅">
    <w:p w14:paraId="5C33F752" w14:textId="77777777" w:rsidR="00ED4119" w:rsidRDefault="00ED4119" w:rsidP="008D33D3">
      <w:pPr>
        <w:pStyle w:val="ab"/>
      </w:pPr>
      <w:r>
        <w:rPr>
          <w:rStyle w:val="aa"/>
        </w:rPr>
        <w:annotationRef/>
      </w:r>
      <w:r>
        <w:t>じょうほう</w:t>
      </w:r>
    </w:p>
  </w:comment>
  <w:comment w:id="301" w:author="赤間　和美" w:date="2026-02-17T14:39:00Z" w:initials="和赤">
    <w:p w14:paraId="50A3E2E6" w14:textId="77777777" w:rsidR="00ED4119" w:rsidRDefault="00ED4119" w:rsidP="009E2826">
      <w:pPr>
        <w:pStyle w:val="ab"/>
      </w:pPr>
      <w:r>
        <w:rPr>
          <w:rStyle w:val="aa"/>
        </w:rPr>
        <w:annotationRef/>
      </w:r>
      <w:r>
        <w:t>ごかれい</w:t>
      </w:r>
    </w:p>
  </w:comment>
  <w:comment w:id="302" w:author="菅野　仁美" w:date="2026-02-18T17:59:00Z" w:initials="仁菅">
    <w:p w14:paraId="3A4470CA" w14:textId="77777777" w:rsidR="00ED4119" w:rsidRDefault="00ED4119" w:rsidP="00AF4E87">
      <w:pPr>
        <w:pStyle w:val="ab"/>
      </w:pPr>
      <w:r>
        <w:rPr>
          <w:rStyle w:val="aa"/>
        </w:rPr>
        <w:annotationRef/>
      </w:r>
      <w:r>
        <w:t>いっかく</w:t>
      </w:r>
    </w:p>
  </w:comment>
  <w:comment w:id="304" w:author="菅野　仁美" w:date="2026-02-18T18:10:00Z" w:initials="仁菅">
    <w:p w14:paraId="6EA7CA0D" w14:textId="77777777" w:rsidR="00ED4119" w:rsidRDefault="00ED4119" w:rsidP="00166E19">
      <w:pPr>
        <w:pStyle w:val="ab"/>
      </w:pPr>
      <w:r>
        <w:rPr>
          <w:rStyle w:val="aa"/>
        </w:rPr>
        <w:annotationRef/>
      </w:r>
      <w:r>
        <w:t>読み原稿用に表現を変えました。</w:t>
      </w:r>
    </w:p>
  </w:comment>
  <w:comment w:id="305" w:author="赤間　和美" w:date="2026-02-17T14:47:00Z" w:initials="和赤">
    <w:p w14:paraId="35FF384E" w14:textId="77777777" w:rsidR="00ED4119" w:rsidRDefault="00ED4119" w:rsidP="00AE5D8A">
      <w:pPr>
        <w:pStyle w:val="ab"/>
      </w:pPr>
      <w:r>
        <w:rPr>
          <w:rStyle w:val="aa"/>
        </w:rPr>
        <w:annotationRef/>
      </w:r>
      <w:r>
        <w:t>はっかしゃ</w:t>
      </w:r>
    </w:p>
  </w:comment>
  <w:comment w:id="307" w:author="菅野　仁美" w:date="2026-02-18T15:58:00Z" w:initials="仁菅">
    <w:p w14:paraId="1B1FCB40" w14:textId="77777777" w:rsidR="00ED4119" w:rsidRDefault="00ED4119" w:rsidP="002A1E29">
      <w:pPr>
        <w:pStyle w:val="ab"/>
      </w:pPr>
      <w:r>
        <w:rPr>
          <w:rStyle w:val="aa"/>
        </w:rPr>
        <w:annotationRef/>
      </w:r>
      <w:r>
        <w:t>くさき</w:t>
      </w:r>
    </w:p>
  </w:comment>
  <w:comment w:id="313" w:author="赤間　和美" w:date="2026-02-17T14:51:00Z" w:initials="和赤">
    <w:p w14:paraId="2DC51198" w14:textId="77777777" w:rsidR="00ED4119" w:rsidRDefault="00ED4119" w:rsidP="00E30E81">
      <w:pPr>
        <w:pStyle w:val="ab"/>
      </w:pPr>
      <w:r>
        <w:rPr>
          <w:rStyle w:val="aa"/>
        </w:rPr>
        <w:annotationRef/>
      </w:r>
      <w:r>
        <w:t>におう</w:t>
      </w:r>
    </w:p>
  </w:comment>
  <w:comment w:id="315" w:author="菅野　仁美" w:date="2026-02-18T16:08:00Z" w:initials="仁菅">
    <w:p w14:paraId="7C40C8A9" w14:textId="77777777" w:rsidR="00ED4119" w:rsidRDefault="00ED4119" w:rsidP="0023307A">
      <w:pPr>
        <w:pStyle w:val="ab"/>
      </w:pPr>
      <w:r>
        <w:rPr>
          <w:rStyle w:val="aa"/>
        </w:rPr>
        <w:annotationRef/>
      </w:r>
      <w:r>
        <w:t>ねんげつ</w:t>
      </w:r>
    </w:p>
  </w:comment>
  <w:comment w:id="316" w:author="赤間　和美" w:date="2026-02-17T14:51:00Z" w:initials="和赤">
    <w:p w14:paraId="5C5EF06E" w14:textId="77777777" w:rsidR="00ED4119" w:rsidRDefault="00ED4119" w:rsidP="00E30E81">
      <w:pPr>
        <w:pStyle w:val="ab"/>
      </w:pPr>
      <w:r>
        <w:rPr>
          <w:rStyle w:val="aa"/>
        </w:rPr>
        <w:annotationRef/>
      </w:r>
      <w:r>
        <w:t>まもう</w:t>
      </w:r>
    </w:p>
  </w:comment>
  <w:comment w:id="318" w:author="赤間　和美" w:date="2026-02-17T14:51:00Z" w:initials="和赤">
    <w:p w14:paraId="413AA1AC" w14:textId="77777777" w:rsidR="00ED4119" w:rsidRDefault="00ED4119" w:rsidP="00E30E81">
      <w:pPr>
        <w:pStyle w:val="ab"/>
      </w:pPr>
      <w:r>
        <w:rPr>
          <w:rStyle w:val="aa"/>
        </w:rPr>
        <w:annotationRef/>
      </w:r>
      <w:r>
        <w:t>とき</w:t>
      </w:r>
    </w:p>
  </w:comment>
  <w:comment w:id="323" w:author="菅野　仁美" w:date="2026-02-18T16:19:00Z" w:initials="仁菅">
    <w:p w14:paraId="01592B0A" w14:textId="77777777" w:rsidR="00ED4119" w:rsidRDefault="00ED4119" w:rsidP="002E7BD1">
      <w:pPr>
        <w:pStyle w:val="ab"/>
      </w:pPr>
      <w:r>
        <w:rPr>
          <w:rStyle w:val="aa"/>
        </w:rPr>
        <w:annotationRef/>
      </w:r>
      <w:r>
        <w:t>お</w:t>
      </w:r>
    </w:p>
  </w:comment>
  <w:comment w:id="324" w:author="菅野　仁美" w:date="2026-02-18T16:18:00Z" w:initials="仁菅">
    <w:p w14:paraId="54D4D328" w14:textId="77777777" w:rsidR="00ED4119" w:rsidRDefault="00ED4119" w:rsidP="002E7BD1">
      <w:pPr>
        <w:pStyle w:val="ab"/>
      </w:pPr>
      <w:r>
        <w:rPr>
          <w:rStyle w:val="aa"/>
        </w:rPr>
        <w:annotationRef/>
      </w:r>
      <w:r>
        <w:t>えだは</w:t>
      </w:r>
    </w:p>
  </w:comment>
  <w:comment w:id="325" w:author="菅野　仁美" w:date="2026-02-18T16:21:00Z" w:initials="仁菅">
    <w:p w14:paraId="03B58C0A" w14:textId="77777777" w:rsidR="00ED4119" w:rsidRDefault="00ED4119" w:rsidP="002E7BD1">
      <w:pPr>
        <w:pStyle w:val="ab"/>
      </w:pPr>
      <w:r>
        <w:rPr>
          <w:rStyle w:val="aa"/>
        </w:rPr>
        <w:annotationRef/>
      </w:r>
      <w:r>
        <w:t>きんれいしゃ</w:t>
      </w:r>
    </w:p>
  </w:comment>
  <w:comment w:id="326" w:author="赤間　和美" w:date="2026-02-17T15:18:00Z" w:initials="和赤">
    <w:p w14:paraId="66CA06CA" w14:textId="77777777" w:rsidR="00ED4119" w:rsidRDefault="00ED4119" w:rsidP="00045B76">
      <w:pPr>
        <w:pStyle w:val="ab"/>
      </w:pPr>
      <w:r>
        <w:rPr>
          <w:rStyle w:val="aa"/>
        </w:rPr>
        <w:annotationRef/>
      </w:r>
      <w:r>
        <w:t>なんが</w:t>
      </w:r>
    </w:p>
  </w:comment>
  <w:comment w:id="330" w:author="赤間　和美" w:date="2026-02-17T14:55:00Z" w:initials="和赤">
    <w:p w14:paraId="6F736532" w14:textId="77777777" w:rsidR="00ED4119" w:rsidRDefault="00ED4119" w:rsidP="0001042B">
      <w:pPr>
        <w:pStyle w:val="ab"/>
      </w:pPr>
      <w:r>
        <w:rPr>
          <w:rStyle w:val="aa"/>
        </w:rPr>
        <w:annotationRef/>
      </w:r>
      <w:r>
        <w:t>かり</w:t>
      </w:r>
    </w:p>
  </w:comment>
  <w:comment w:id="328" w:author="TRIVECTOR" w:date="2026-03-03T16:16:00Z" w:initials="T">
    <w:p w14:paraId="4AEDCF18" w14:textId="77777777" w:rsidR="00CC2B5F" w:rsidRDefault="00385391" w:rsidP="00CC2B5F">
      <w:pPr>
        <w:pStyle w:val="ab"/>
      </w:pPr>
      <w:r>
        <w:rPr>
          <w:rStyle w:val="aa"/>
        </w:rPr>
        <w:annotationRef/>
      </w:r>
      <w:r w:rsidR="00CC2B5F">
        <w:t>【ご相談】 中の の後に間を入れることは可能でしょうか。</w:t>
      </w:r>
    </w:p>
  </w:comment>
  <w:comment w:id="334" w:author="赤間　和美" w:date="2026-02-17T14:56:00Z" w:initials="和赤">
    <w:p w14:paraId="38FE2BFF" w14:textId="3A895059" w:rsidR="00ED4119" w:rsidRDefault="00ED4119" w:rsidP="0001042B">
      <w:pPr>
        <w:pStyle w:val="ab"/>
      </w:pPr>
      <w:r>
        <w:rPr>
          <w:rStyle w:val="aa"/>
        </w:rPr>
        <w:annotationRef/>
      </w:r>
      <w:r>
        <w:t>いにしえ</w:t>
      </w:r>
    </w:p>
  </w:comment>
  <w:comment w:id="335" w:author="赤間　和美" w:date="2026-02-17T14:56:00Z" w:initials="和赤">
    <w:p w14:paraId="09EAA0CB" w14:textId="77777777" w:rsidR="00ED4119" w:rsidRDefault="00ED4119" w:rsidP="0001042B">
      <w:pPr>
        <w:pStyle w:val="ab"/>
      </w:pPr>
      <w:r>
        <w:rPr>
          <w:rStyle w:val="aa"/>
        </w:rPr>
        <w:annotationRef/>
      </w:r>
      <w:r>
        <w:t>ぎんこ</w:t>
      </w:r>
    </w:p>
  </w:comment>
  <w:comment w:id="336" w:author="赤間　和美" w:date="2026-02-17T15:18:00Z" w:initials="和赤">
    <w:p w14:paraId="09274658" w14:textId="77777777" w:rsidR="00ED4119" w:rsidRDefault="00ED4119" w:rsidP="00045B76">
      <w:pPr>
        <w:pStyle w:val="ab"/>
      </w:pPr>
      <w:r>
        <w:rPr>
          <w:rStyle w:val="aa"/>
        </w:rPr>
        <w:annotationRef/>
      </w:r>
      <w:r>
        <w:t>いざな</w:t>
      </w:r>
    </w:p>
  </w:comment>
  <w:comment w:id="338" w:author="赤間　和美" w:date="2026-02-17T14:56:00Z" w:initials="和赤">
    <w:p w14:paraId="42C25318" w14:textId="77777777" w:rsidR="00ED4119" w:rsidRDefault="00ED4119" w:rsidP="0001042B">
      <w:pPr>
        <w:pStyle w:val="ab"/>
      </w:pPr>
      <w:r>
        <w:rPr>
          <w:rStyle w:val="aa"/>
        </w:rPr>
        <w:annotationRef/>
      </w:r>
      <w:r>
        <w:t>くさはら</w:t>
      </w:r>
    </w:p>
  </w:comment>
  <w:comment w:id="337" w:author="TRIVECTOR" w:date="2026-03-03T16:17:00Z" w:initials="T">
    <w:p w14:paraId="3EC6A884" w14:textId="77777777" w:rsidR="00385391" w:rsidRDefault="00385391" w:rsidP="00385391">
      <w:pPr>
        <w:pStyle w:val="ab"/>
      </w:pPr>
      <w:r>
        <w:rPr>
          <w:rStyle w:val="aa"/>
        </w:rPr>
        <w:annotationRef/>
      </w:r>
      <w:r>
        <w:t>読みの指定「くさはら」に修正してください。</w:t>
      </w:r>
    </w:p>
    <w:p w14:paraId="1A30DB40" w14:textId="77777777" w:rsidR="00385391" w:rsidRDefault="00385391" w:rsidP="00385391">
      <w:pPr>
        <w:pStyle w:val="ab"/>
      </w:pPr>
      <w:r>
        <w:t>（「そうげん」と読んでいます）</w:t>
      </w:r>
    </w:p>
  </w:comment>
  <w:comment w:id="339" w:author="赤間　和美" w:date="2026-02-17T14:57:00Z" w:initials="和赤">
    <w:p w14:paraId="33FA913E" w14:textId="77777777" w:rsidR="00ED4119" w:rsidRDefault="00ED4119" w:rsidP="0001042B">
      <w:pPr>
        <w:pStyle w:val="ab"/>
      </w:pPr>
      <w:r>
        <w:rPr>
          <w:rStyle w:val="aa"/>
        </w:rPr>
        <w:annotationRef/>
      </w:r>
      <w:r>
        <w:t>しらつゆ</w:t>
      </w:r>
    </w:p>
  </w:comment>
  <w:comment w:id="340" w:author="赤間　和美" w:date="2026-02-17T14:57:00Z" w:initials="和赤">
    <w:p w14:paraId="2EA2C2FA" w14:textId="77777777" w:rsidR="00ED4119" w:rsidRDefault="00ED4119" w:rsidP="0001042B">
      <w:pPr>
        <w:pStyle w:val="ab"/>
      </w:pPr>
      <w:r>
        <w:rPr>
          <w:rStyle w:val="aa"/>
        </w:rPr>
        <w:annotationRef/>
      </w:r>
      <w:r>
        <w:t>あかつきころ</w:t>
      </w:r>
    </w:p>
  </w:comment>
  <w:comment w:id="341" w:author="赤間　和美" w:date="2026-02-17T15:18:00Z" w:initials="和赤">
    <w:p w14:paraId="351EC74A" w14:textId="77777777" w:rsidR="00ED4119" w:rsidRDefault="00ED4119" w:rsidP="00045B76">
      <w:pPr>
        <w:pStyle w:val="ab"/>
      </w:pPr>
      <w:r>
        <w:rPr>
          <w:rStyle w:val="aa"/>
        </w:rPr>
        <w:annotationRef/>
      </w:r>
      <w:r>
        <w:t>きんせんし</w:t>
      </w:r>
    </w:p>
  </w:comment>
  <w:comment w:id="343" w:author="赤間　和美" w:date="2026-02-17T14:57:00Z" w:initials="和赤">
    <w:p w14:paraId="78D02CE2" w14:textId="77777777" w:rsidR="00ED4119" w:rsidRDefault="00ED4119" w:rsidP="0001042B">
      <w:pPr>
        <w:pStyle w:val="ab"/>
      </w:pPr>
      <w:r>
        <w:rPr>
          <w:rStyle w:val="aa"/>
        </w:rPr>
        <w:annotationRef/>
      </w:r>
      <w:r>
        <w:t>きんれいしゃ</w:t>
      </w:r>
    </w:p>
  </w:comment>
  <w:comment w:id="344" w:author="赤間　和美" w:date="2026-02-17T15:17:00Z" w:initials="和赤">
    <w:p w14:paraId="6556D37C" w14:textId="77777777" w:rsidR="00ED4119" w:rsidRDefault="00ED4119" w:rsidP="00045B76">
      <w:pPr>
        <w:pStyle w:val="ab"/>
      </w:pPr>
      <w:r>
        <w:rPr>
          <w:rStyle w:val="aa"/>
        </w:rPr>
        <w:annotationRef/>
      </w:r>
      <w:r>
        <w:t>こじき、にほんしょき</w:t>
      </w:r>
    </w:p>
  </w:comment>
  <w:comment w:id="347" w:author="赤間　和美" w:date="2026-02-17T15:24:00Z" w:initials="和赤">
    <w:p w14:paraId="4EFC1FC7" w14:textId="77777777" w:rsidR="00ED4119" w:rsidRDefault="00ED4119" w:rsidP="003D4DE1">
      <w:pPr>
        <w:pStyle w:val="ab"/>
      </w:pPr>
      <w:r>
        <w:rPr>
          <w:rStyle w:val="aa"/>
        </w:rPr>
        <w:annotationRef/>
      </w:r>
      <w:r>
        <w:t>もっこつびょう</w:t>
      </w:r>
    </w:p>
  </w:comment>
  <w:comment w:id="351" w:author="菅野　仁美" w:date="2026-02-18T18:18:00Z" w:initials="仁菅">
    <w:p w14:paraId="395BE611" w14:textId="77777777" w:rsidR="00ED4119" w:rsidRDefault="00ED4119" w:rsidP="00DB0311">
      <w:pPr>
        <w:pStyle w:val="ab"/>
      </w:pPr>
      <w:r>
        <w:rPr>
          <w:rStyle w:val="aa"/>
        </w:rPr>
        <w:annotationRef/>
      </w:r>
      <w:r>
        <w:t>読み上げ原稿用に表記を変えました</w:t>
      </w:r>
    </w:p>
  </w:comment>
  <w:comment w:id="354" w:author="菅野　仁美" w:date="2026-02-18T17:41:00Z" w:initials="仁菅">
    <w:p w14:paraId="1595ECAD" w14:textId="77777777" w:rsidR="00ED4119" w:rsidRDefault="00ED4119" w:rsidP="007607FE">
      <w:pPr>
        <w:pStyle w:val="ab"/>
      </w:pPr>
      <w:r>
        <w:rPr>
          <w:rStyle w:val="aa"/>
        </w:rPr>
        <w:annotationRef/>
      </w:r>
      <w:r>
        <w:t>したが</w:t>
      </w:r>
    </w:p>
  </w:comment>
  <w:comment w:id="356" w:author="菅野　仁美" w:date="2026-02-18T17:42:00Z" w:initials="仁菅">
    <w:p w14:paraId="33A55BCD" w14:textId="77777777" w:rsidR="00ED4119" w:rsidRDefault="00ED4119" w:rsidP="007607FE">
      <w:pPr>
        <w:pStyle w:val="ab"/>
      </w:pPr>
      <w:r>
        <w:rPr>
          <w:rStyle w:val="aa"/>
        </w:rPr>
        <w:annotationRef/>
      </w:r>
      <w:r>
        <w:t>えが</w:t>
      </w:r>
    </w:p>
  </w:comment>
  <w:comment w:id="355" w:author="TRIVECTOR" w:date="2026-03-03T16:20:00Z" w:initials="T">
    <w:p w14:paraId="2A7AFDD8" w14:textId="77777777" w:rsidR="000B63D7" w:rsidRDefault="000B63D7" w:rsidP="000B63D7">
      <w:pPr>
        <w:pStyle w:val="ab"/>
      </w:pPr>
      <w:r>
        <w:rPr>
          <w:rStyle w:val="aa"/>
        </w:rPr>
        <w:annotationRef/>
      </w:r>
      <w:r>
        <w:t>指定通り「えがきて」に修正してください。</w:t>
      </w:r>
    </w:p>
    <w:p w14:paraId="79A21409" w14:textId="77777777" w:rsidR="000B63D7" w:rsidRDefault="000B63D7" w:rsidP="000B63D7">
      <w:pPr>
        <w:pStyle w:val="ab"/>
      </w:pPr>
      <w:r>
        <w:t>（「かきて」と読んでいます）</w:t>
      </w:r>
    </w:p>
  </w:comment>
  <w:comment w:id="358" w:author="菅野　仁美" w:date="2026-02-18T17:44:00Z" w:initials="仁菅">
    <w:p w14:paraId="69BF8EBA" w14:textId="77777777" w:rsidR="00ED4119" w:rsidRDefault="00ED4119" w:rsidP="002222FB">
      <w:pPr>
        <w:pStyle w:val="ab"/>
      </w:pPr>
      <w:r>
        <w:rPr>
          <w:rStyle w:val="aa"/>
        </w:rPr>
        <w:annotationRef/>
      </w:r>
      <w:r>
        <w:t>いだ</w:t>
      </w:r>
    </w:p>
  </w:comment>
  <w:comment w:id="359" w:author="菅野　仁美" w:date="2026-02-18T17:49:00Z" w:initials="仁菅">
    <w:p w14:paraId="74D36BCE" w14:textId="77777777" w:rsidR="00ED4119" w:rsidRDefault="00ED4119" w:rsidP="002222FB">
      <w:pPr>
        <w:pStyle w:val="ab"/>
      </w:pPr>
      <w:r>
        <w:rPr>
          <w:rStyle w:val="aa"/>
        </w:rPr>
        <w:annotationRef/>
      </w:r>
      <w:r>
        <w:t>ごうはん</w:t>
      </w:r>
    </w:p>
  </w:comment>
  <w:comment w:id="361" w:author="菅野　仁美" w:date="2026-02-18T17:50:00Z" w:initials="仁菅">
    <w:p w14:paraId="6DDBAFCD" w14:textId="77777777" w:rsidR="00ED4119" w:rsidRDefault="00ED4119" w:rsidP="002222FB">
      <w:pPr>
        <w:pStyle w:val="ab"/>
      </w:pPr>
      <w:r>
        <w:rPr>
          <w:rStyle w:val="aa"/>
        </w:rPr>
        <w:annotationRef/>
      </w:r>
      <w:r>
        <w:t>うが</w:t>
      </w:r>
    </w:p>
  </w:comment>
  <w:comment w:id="368" w:author="赤間　和美" w:date="2026-02-17T15:33:00Z" w:initials="和赤">
    <w:p w14:paraId="64235A45" w14:textId="77777777" w:rsidR="000A68F6" w:rsidRDefault="000A68F6" w:rsidP="00561BCB">
      <w:pPr>
        <w:pStyle w:val="ab"/>
      </w:pPr>
      <w:r>
        <w:rPr>
          <w:rStyle w:val="aa"/>
        </w:rPr>
        <w:annotationRef/>
      </w:r>
      <w:r>
        <w:t>こう</w:t>
      </w:r>
    </w:p>
  </w:comment>
  <w:comment w:id="369" w:author="赤間　和美" w:date="2026-02-19T19:01:00Z" w:initials="和赤">
    <w:p w14:paraId="3B4AF590" w14:textId="77777777" w:rsidR="000A68F6" w:rsidRDefault="000A68F6" w:rsidP="00860AA1">
      <w:pPr>
        <w:pStyle w:val="ab"/>
      </w:pPr>
      <w:r>
        <w:rPr>
          <w:rStyle w:val="aa"/>
        </w:rPr>
        <w:annotationRef/>
      </w:r>
      <w:r>
        <w:t>のきさき</w:t>
      </w:r>
    </w:p>
  </w:comment>
  <w:comment w:id="372" w:author="赤間　和美" w:date="2026-02-17T15:35:00Z" w:initials="和赤">
    <w:p w14:paraId="45BB6FC0" w14:textId="77777777" w:rsidR="000A68F6" w:rsidRDefault="000A68F6" w:rsidP="002F2311">
      <w:pPr>
        <w:pStyle w:val="ab"/>
      </w:pPr>
      <w:r>
        <w:rPr>
          <w:rStyle w:val="aa"/>
        </w:rPr>
        <w:annotationRef/>
      </w:r>
      <w:r>
        <w:t>たかし</w:t>
      </w:r>
    </w:p>
  </w:comment>
  <w:comment w:id="376" w:author="赤間　和美" w:date="2026-02-17T15:37:00Z" w:initials="和赤">
    <w:p w14:paraId="42BAFBCE" w14:textId="77777777" w:rsidR="000A68F6" w:rsidRDefault="000A68F6" w:rsidP="00B332F6">
      <w:pPr>
        <w:pStyle w:val="ab"/>
      </w:pPr>
      <w:r>
        <w:rPr>
          <w:rStyle w:val="aa"/>
        </w:rPr>
        <w:annotationRef/>
      </w:r>
      <w:r>
        <w:t>きたな</w:t>
      </w:r>
    </w:p>
  </w:comment>
  <w:comment w:id="379" w:author="赤間　和美" w:date="2026-02-17T15:38:00Z" w:initials="和赤">
    <w:p w14:paraId="1A5AEC9F" w14:textId="77777777" w:rsidR="000A68F6" w:rsidRDefault="000A68F6" w:rsidP="003214BB">
      <w:pPr>
        <w:pStyle w:val="ab"/>
      </w:pPr>
      <w:r>
        <w:rPr>
          <w:rStyle w:val="aa"/>
        </w:rPr>
        <w:annotationRef/>
      </w:r>
      <w:r>
        <w:t>ちゅう</w:t>
      </w:r>
    </w:p>
  </w:comment>
  <w:comment w:id="381" w:author="赤間　和美" w:date="2026-02-17T15:39:00Z" w:initials="和赤">
    <w:p w14:paraId="2D3460FC" w14:textId="77777777" w:rsidR="000A68F6" w:rsidRDefault="000A68F6" w:rsidP="003214BB">
      <w:pPr>
        <w:pStyle w:val="ab"/>
      </w:pPr>
      <w:r>
        <w:rPr>
          <w:rStyle w:val="aa"/>
        </w:rPr>
        <w:annotationRef/>
      </w:r>
      <w:r>
        <w:t>あさくらせつ</w:t>
      </w:r>
    </w:p>
  </w:comment>
  <w:comment w:id="382" w:author="赤間　和美" w:date="2026-02-17T15:39:00Z" w:initials="和赤">
    <w:p w14:paraId="4D79797D" w14:textId="77777777" w:rsidR="000A68F6" w:rsidRDefault="000A68F6" w:rsidP="003214BB">
      <w:pPr>
        <w:pStyle w:val="ab"/>
      </w:pPr>
      <w:r>
        <w:rPr>
          <w:rStyle w:val="aa"/>
        </w:rPr>
        <w:annotationRef/>
      </w:r>
      <w:r>
        <w:t>あこ</w:t>
      </w:r>
    </w:p>
  </w:comment>
  <w:comment w:id="385" w:author="赤間　和美" w:date="2026-02-19T19:06:00Z" w:initials="和赤">
    <w:p w14:paraId="4836975D" w14:textId="77777777" w:rsidR="000A68F6" w:rsidRDefault="000A68F6" w:rsidP="00952B20">
      <w:pPr>
        <w:pStyle w:val="ab"/>
      </w:pPr>
      <w:r>
        <w:rPr>
          <w:rStyle w:val="aa"/>
        </w:rPr>
        <w:annotationRef/>
      </w:r>
      <w:r>
        <w:t>だい</w:t>
      </w:r>
    </w:p>
  </w:comment>
  <w:comment w:id="394" w:author="赤間　和美" w:date="2026-02-17T15:44:00Z" w:initials="和赤">
    <w:p w14:paraId="7159944A" w14:textId="77777777" w:rsidR="000A68F6" w:rsidRDefault="000A68F6" w:rsidP="00A05C06">
      <w:pPr>
        <w:pStyle w:val="ab"/>
      </w:pPr>
      <w:r>
        <w:rPr>
          <w:rStyle w:val="aa"/>
        </w:rPr>
        <w:annotationRef/>
      </w:r>
      <w:r>
        <w:t>ささどちづこ</w:t>
      </w:r>
    </w:p>
  </w:comment>
  <w:comment w:id="398" w:author="赤間　和美" w:date="2026-02-17T15:48:00Z" w:initials="和赤">
    <w:p w14:paraId="149ABBFE" w14:textId="77777777" w:rsidR="000A68F6" w:rsidRDefault="000A68F6" w:rsidP="002B42D3">
      <w:pPr>
        <w:pStyle w:val="ab"/>
      </w:pPr>
      <w:r>
        <w:rPr>
          <w:rStyle w:val="aa"/>
        </w:rPr>
        <w:annotationRef/>
      </w:r>
      <w:r>
        <w:t>かなめ</w:t>
      </w:r>
    </w:p>
  </w:comment>
  <w:comment w:id="410" w:author="赤間　和美" w:date="2026-02-17T15:53:00Z" w:initials="和赤">
    <w:p w14:paraId="0F2AC256" w14:textId="77777777" w:rsidR="000A68F6" w:rsidRDefault="000A68F6" w:rsidP="00031FB1">
      <w:pPr>
        <w:pStyle w:val="ab"/>
      </w:pPr>
      <w:r>
        <w:rPr>
          <w:rStyle w:val="aa"/>
        </w:rPr>
        <w:annotationRef/>
      </w:r>
      <w:r>
        <w:t>ちょうやく</w:t>
      </w:r>
    </w:p>
  </w:comment>
  <w:comment w:id="415" w:author="赤間　和美" w:date="2026-02-17T15:56:00Z" w:initials="和赤">
    <w:p w14:paraId="766E2685" w14:textId="77777777" w:rsidR="000A68F6" w:rsidRDefault="000A68F6" w:rsidP="00EA34A4">
      <w:pPr>
        <w:pStyle w:val="ab"/>
      </w:pPr>
      <w:r>
        <w:rPr>
          <w:rStyle w:val="aa"/>
        </w:rPr>
        <w:annotationRef/>
      </w:r>
      <w:r>
        <w:t>みずいぬ</w:t>
      </w:r>
    </w:p>
  </w:comment>
  <w:comment w:id="422" w:author="赤間　和美" w:date="2026-02-17T15:58:00Z" w:initials="和赤">
    <w:p w14:paraId="7AC8AEE1" w14:textId="77777777" w:rsidR="000A68F6" w:rsidRDefault="000A68F6" w:rsidP="00462835">
      <w:pPr>
        <w:pStyle w:val="ab"/>
      </w:pPr>
      <w:r>
        <w:rPr>
          <w:rStyle w:val="aa"/>
        </w:rPr>
        <w:annotationRef/>
      </w:r>
      <w:r>
        <w:t>む</w:t>
      </w:r>
    </w:p>
  </w:comment>
  <w:comment w:id="423" w:author="赤間　和美" w:date="2026-02-17T15:59:00Z" w:initials="和赤">
    <w:p w14:paraId="7FE9E399" w14:textId="77777777" w:rsidR="000A68F6" w:rsidRDefault="000A68F6" w:rsidP="00462835">
      <w:pPr>
        <w:pStyle w:val="ab"/>
      </w:pPr>
      <w:r>
        <w:rPr>
          <w:rStyle w:val="aa"/>
        </w:rPr>
        <w:annotationRef/>
      </w:r>
      <w:r>
        <w:t>む</w:t>
      </w:r>
    </w:p>
  </w:comment>
  <w:comment w:id="424" w:author="赤間　和美" w:date="2026-02-17T15:59:00Z" w:initials="和赤">
    <w:p w14:paraId="4ACD5A25" w14:textId="77777777" w:rsidR="000A68F6" w:rsidRDefault="000A68F6" w:rsidP="00462835">
      <w:pPr>
        <w:pStyle w:val="ab"/>
      </w:pPr>
      <w:r>
        <w:rPr>
          <w:rStyle w:val="aa"/>
        </w:rPr>
        <w:annotationRef/>
      </w:r>
      <w:r>
        <w:t>ゆう</w:t>
      </w:r>
    </w:p>
  </w:comment>
  <w:comment w:id="426" w:author="赤間　和美" w:date="2026-02-19T18:21:00Z" w:initials="和赤">
    <w:p w14:paraId="10FD7D6C" w14:textId="77777777" w:rsidR="00AC2E1F" w:rsidRDefault="00AC2E1F" w:rsidP="00FB7E93">
      <w:pPr>
        <w:pStyle w:val="ab"/>
      </w:pPr>
      <w:r>
        <w:rPr>
          <w:rStyle w:val="aa"/>
        </w:rPr>
        <w:annotationRef/>
      </w:r>
      <w:r>
        <w:t>まえた</w:t>
      </w:r>
    </w:p>
  </w:comment>
  <w:comment w:id="437" w:author="TRIVECTOR" w:date="2026-03-03T16:40:00Z" w:initials="T">
    <w:p w14:paraId="5071312D" w14:textId="77777777" w:rsidR="00C20CE7" w:rsidRDefault="00C20CE7" w:rsidP="00C20CE7">
      <w:pPr>
        <w:pStyle w:val="ab"/>
      </w:pPr>
      <w:r>
        <w:rPr>
          <w:rStyle w:val="aa"/>
        </w:rPr>
        <w:annotationRef/>
      </w:r>
      <w:r>
        <w:t>読みを「きたにわ」に修正してください。</w:t>
      </w:r>
    </w:p>
    <w:p w14:paraId="372E3216" w14:textId="77777777" w:rsidR="00C20CE7" w:rsidRDefault="00C20CE7" w:rsidP="00C20CE7">
      <w:pPr>
        <w:pStyle w:val="ab"/>
      </w:pPr>
      <w:r>
        <w:t>（「ほくてい」と読んでいます）</w:t>
      </w:r>
    </w:p>
  </w:comment>
  <w:comment w:id="439" w:author="赤間　和美" w:date="2026-02-17T16:06:00Z" w:initials="和赤">
    <w:p w14:paraId="67C160D6" w14:textId="77777777" w:rsidR="00AC2E1F" w:rsidRDefault="00AC2E1F" w:rsidP="00681125">
      <w:pPr>
        <w:pStyle w:val="ab"/>
      </w:pPr>
      <w:r>
        <w:rPr>
          <w:rStyle w:val="aa"/>
        </w:rPr>
        <w:annotationRef/>
      </w:r>
      <w:r>
        <w:t>とおる</w:t>
      </w:r>
    </w:p>
  </w:comment>
  <w:comment w:id="456" w:author="赤間　和美" w:date="2026-02-17T16:12:00Z" w:initials="和赤">
    <w:p w14:paraId="00ACF253" w14:textId="77777777" w:rsidR="00AC2E1F" w:rsidRDefault="00AC2E1F" w:rsidP="000671AA">
      <w:pPr>
        <w:pStyle w:val="ab"/>
      </w:pPr>
      <w:r>
        <w:rPr>
          <w:rStyle w:val="aa"/>
        </w:rPr>
        <w:annotationRef/>
      </w:r>
      <w:r>
        <w:t>じゅいん</w:t>
      </w:r>
    </w:p>
  </w:comment>
  <w:comment w:id="462" w:author="TRIVECTOR" w:date="2026-03-03T16:48:00Z" w:initials="T">
    <w:p w14:paraId="7212F333" w14:textId="77777777" w:rsidR="00CC2B5F" w:rsidRDefault="006D00C8" w:rsidP="00CC2B5F">
      <w:pPr>
        <w:pStyle w:val="ab"/>
      </w:pPr>
      <w:r>
        <w:rPr>
          <w:rStyle w:val="aa"/>
        </w:rPr>
        <w:annotationRef/>
      </w:r>
      <w:r w:rsidR="00CC2B5F">
        <w:t>【ご相談】 10歳の時のあとに間を入れていただくことは可能でしょうか。</w:t>
      </w:r>
    </w:p>
  </w:comment>
  <w:comment w:id="472" w:author="赤間　和美" w:date="2026-02-17T16:18:00Z" w:initials="和赤">
    <w:p w14:paraId="05D901F1" w14:textId="16B7F015" w:rsidR="00AC2E1F" w:rsidRDefault="00AC2E1F" w:rsidP="001F7F49">
      <w:pPr>
        <w:pStyle w:val="ab"/>
      </w:pPr>
      <w:r>
        <w:rPr>
          <w:rStyle w:val="aa"/>
        </w:rPr>
        <w:annotationRef/>
      </w:r>
      <w:r>
        <w:t>さん・きゅう・きゅー・いー</w:t>
      </w:r>
    </w:p>
  </w:comment>
  <w:comment w:id="473" w:author="赤間　和美" w:date="2026-02-19T19:09:00Z" w:initials="和赤">
    <w:p w14:paraId="712C3F55" w14:textId="77777777" w:rsidR="00AC2E1F" w:rsidRDefault="00AC2E1F" w:rsidP="00B831F5">
      <w:pPr>
        <w:pStyle w:val="ab"/>
      </w:pPr>
      <w:r>
        <w:rPr>
          <w:rStyle w:val="aa"/>
        </w:rPr>
        <w:annotationRef/>
      </w:r>
      <w:r>
        <w:t>さん・きゅう・きゅー・いー</w:t>
      </w:r>
    </w:p>
  </w:comment>
  <w:comment w:id="477" w:author="赤間　和美" w:date="2026-02-17T16:20:00Z" w:initials="和赤">
    <w:p w14:paraId="0DF0B0CE" w14:textId="77777777" w:rsidR="00AC2E1F" w:rsidRDefault="00AC2E1F" w:rsidP="00806CF0">
      <w:pPr>
        <w:pStyle w:val="ab"/>
      </w:pPr>
      <w:r>
        <w:rPr>
          <w:rStyle w:val="aa"/>
        </w:rPr>
        <w:annotationRef/>
      </w:r>
      <w:r>
        <w:t>ぬさまいばし</w:t>
      </w:r>
    </w:p>
  </w:comment>
  <w:comment w:id="485" w:author="赤間　和美" w:date="2026-02-18T18:56:00Z" w:initials="和赤">
    <w:p w14:paraId="65BB91F9" w14:textId="77777777" w:rsidR="00AC2E1F" w:rsidRDefault="00AC2E1F" w:rsidP="00051A56">
      <w:pPr>
        <w:pStyle w:val="ab"/>
      </w:pPr>
      <w:r>
        <w:rPr>
          <w:rStyle w:val="aa"/>
        </w:rPr>
        <w:annotationRef/>
      </w:r>
      <w:r>
        <w:t>にーにーろくじけん</w:t>
      </w:r>
    </w:p>
  </w:comment>
  <w:comment w:id="489" w:author="赤間　和美" w:date="2026-02-17T16:23:00Z" w:initials="和赤">
    <w:p w14:paraId="67DBE4B5" w14:textId="77777777" w:rsidR="00AC2E1F" w:rsidRDefault="00AC2E1F" w:rsidP="00806CF0">
      <w:pPr>
        <w:pStyle w:val="ab"/>
      </w:pPr>
      <w:r>
        <w:rPr>
          <w:rStyle w:val="aa"/>
        </w:rPr>
        <w:annotationRef/>
      </w:r>
      <w:r>
        <w:t>まみあな</w:t>
      </w:r>
    </w:p>
  </w:comment>
  <w:comment w:id="490" w:author="TRIVECTOR" w:date="2026-03-03T16:53:00Z" w:initials="T">
    <w:p w14:paraId="38220193" w14:textId="77777777" w:rsidR="0017589E" w:rsidRDefault="0017589E" w:rsidP="0017589E">
      <w:pPr>
        <w:pStyle w:val="ab"/>
      </w:pPr>
      <w:r>
        <w:rPr>
          <w:rStyle w:val="aa"/>
        </w:rPr>
        <w:annotationRef/>
      </w:r>
      <w:r>
        <w:t>読みを「ちょうかい」に修正してください。</w:t>
      </w:r>
    </w:p>
    <w:p w14:paraId="6FB805DA" w14:textId="77777777" w:rsidR="0017589E" w:rsidRDefault="0017589E" w:rsidP="0017589E">
      <w:pPr>
        <w:pStyle w:val="ab"/>
      </w:pPr>
      <w:r>
        <w:t>（「とりうみ」と読んでいいます）</w:t>
      </w:r>
    </w:p>
  </w:comment>
  <w:comment w:id="496" w:author="TRIVECTOR" w:date="2026-03-03T16:56:00Z" w:initials="T">
    <w:p w14:paraId="7E1D78BA" w14:textId="77777777" w:rsidR="0017589E" w:rsidRDefault="0017589E" w:rsidP="0017589E">
      <w:pPr>
        <w:pStyle w:val="ab"/>
      </w:pPr>
      <w:r>
        <w:rPr>
          <w:rStyle w:val="aa"/>
        </w:rPr>
        <w:annotationRef/>
      </w:r>
      <w:r>
        <w:t>読みを「くろとあか」に修正してください。</w:t>
      </w:r>
    </w:p>
    <w:p w14:paraId="2D9D9274" w14:textId="77777777" w:rsidR="0017589E" w:rsidRDefault="0017589E" w:rsidP="0017589E">
      <w:pPr>
        <w:pStyle w:val="ab"/>
      </w:pPr>
      <w:r>
        <w:t>（「ぐろとあか」に聞こえます）</w:t>
      </w:r>
    </w:p>
  </w:comment>
  <w:comment w:id="504" w:author="赤間　和美" w:date="2026-02-17T17:36:00Z" w:initials="和赤">
    <w:p w14:paraId="79E1D921" w14:textId="77777777" w:rsidR="00AC2E1F" w:rsidRDefault="00AC2E1F" w:rsidP="000A762D">
      <w:pPr>
        <w:pStyle w:val="ab"/>
      </w:pPr>
      <w:r>
        <w:rPr>
          <w:rStyle w:val="aa"/>
        </w:rPr>
        <w:annotationRef/>
      </w:r>
      <w:r>
        <w:t>ごう</w:t>
      </w:r>
    </w:p>
  </w:comment>
  <w:comment w:id="507" w:author="赤間　和美" w:date="2026-02-17T17:36:00Z" w:initials="和赤">
    <w:p w14:paraId="6853BDF9" w14:textId="77777777" w:rsidR="00AC2E1F" w:rsidRDefault="00AC2E1F" w:rsidP="000A762D">
      <w:pPr>
        <w:pStyle w:val="ab"/>
      </w:pPr>
      <w:r>
        <w:rPr>
          <w:rStyle w:val="aa"/>
        </w:rPr>
        <w:annotationRef/>
      </w:r>
      <w:r>
        <w:t>からす</w:t>
      </w:r>
    </w:p>
  </w:comment>
  <w:comment w:id="512" w:author="赤間　和美" w:date="2026-02-17T17:40:00Z" w:initials="和赤">
    <w:p w14:paraId="6FABE461" w14:textId="77777777" w:rsidR="00AC2E1F" w:rsidRDefault="00AC2E1F" w:rsidP="00981361">
      <w:pPr>
        <w:pStyle w:val="ab"/>
      </w:pPr>
      <w:r>
        <w:rPr>
          <w:rStyle w:val="aa"/>
        </w:rPr>
        <w:annotationRef/>
      </w:r>
      <w:r>
        <w:t>はらのじょう</w:t>
      </w:r>
    </w:p>
  </w:comment>
  <w:comment w:id="515" w:author="TRIVECTOR" w:date="2026-03-03T17:03:00Z" w:initials="T">
    <w:p w14:paraId="1B6C981F" w14:textId="77777777" w:rsidR="00CC2B5F" w:rsidRDefault="00274BCF" w:rsidP="00CC2B5F">
      <w:pPr>
        <w:pStyle w:val="ab"/>
      </w:pPr>
      <w:r>
        <w:rPr>
          <w:rStyle w:val="aa"/>
        </w:rPr>
        <w:annotationRef/>
      </w:r>
      <w:r w:rsidR="00CC2B5F">
        <w:t>【ご相談】 いえずす の後にちょっと間を入れてもらうことは可能でしょうか。</w:t>
      </w:r>
    </w:p>
  </w:comment>
  <w:comment w:id="531" w:author="赤間　和美" w:date="2026-02-18T18:28:00Z" w:initials="和赤">
    <w:p w14:paraId="11DC2B5D" w14:textId="709E37FD" w:rsidR="004507E9" w:rsidRDefault="004507E9" w:rsidP="00E83940">
      <w:pPr>
        <w:pStyle w:val="ab"/>
      </w:pPr>
      <w:r>
        <w:rPr>
          <w:rStyle w:val="aa"/>
        </w:rPr>
        <w:annotationRef/>
      </w:r>
      <w:r>
        <w:rPr>
          <w:highlight w:val="yellow"/>
        </w:rPr>
        <w:t>（1952年、和歌山県立近代美術館蔵）トル</w:t>
      </w:r>
    </w:p>
  </w:comment>
  <w:comment w:id="535" w:author="赤間　和美" w:date="2026-02-18T18:32:00Z" w:initials="和赤">
    <w:p w14:paraId="46785511" w14:textId="77777777" w:rsidR="004507E9" w:rsidRDefault="004507E9" w:rsidP="00D9796D">
      <w:pPr>
        <w:pStyle w:val="ab"/>
      </w:pPr>
      <w:r>
        <w:rPr>
          <w:rStyle w:val="aa"/>
        </w:rPr>
        <w:annotationRef/>
      </w:r>
      <w:r>
        <w:t>り うふぁん</w:t>
      </w:r>
    </w:p>
  </w:comment>
  <w:comment w:id="547" w:author="TRIVECTOR" w:date="2026-03-03T17:12:00Z" w:initials="T">
    <w:p w14:paraId="67033521" w14:textId="77777777" w:rsidR="00AB040F" w:rsidRDefault="00AB040F" w:rsidP="00AB040F">
      <w:pPr>
        <w:pStyle w:val="ab"/>
      </w:pPr>
      <w:r>
        <w:rPr>
          <w:rStyle w:val="aa"/>
        </w:rPr>
        <w:annotationRef/>
      </w:r>
      <w:r>
        <w:t>読みを「みな」に修正してください。</w:t>
      </w:r>
    </w:p>
    <w:p w14:paraId="494863E9" w14:textId="77777777" w:rsidR="00AB040F" w:rsidRDefault="00AB040F" w:rsidP="00AB040F">
      <w:pPr>
        <w:pStyle w:val="ab"/>
      </w:pPr>
      <w:r>
        <w:t>（「みんな」と読んでいます）</w:t>
      </w:r>
    </w:p>
  </w:comment>
  <w:comment w:id="554" w:author="赤間　和美" w:date="2026-02-17T17:59:00Z" w:initials="和赤">
    <w:p w14:paraId="1164558E" w14:textId="77777777" w:rsidR="004507E9" w:rsidRDefault="004507E9" w:rsidP="00D36EC3">
      <w:pPr>
        <w:pStyle w:val="ab"/>
      </w:pPr>
      <w:r>
        <w:rPr>
          <w:rStyle w:val="aa"/>
        </w:rPr>
        <w:annotationRef/>
      </w:r>
      <w:r>
        <w:t>だいりびな</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CD8B38" w15:done="1"/>
  <w15:commentEx w15:paraId="311D5098" w15:done="1"/>
  <w15:commentEx w15:paraId="60B36459" w15:done="1"/>
  <w15:commentEx w15:paraId="6F546417" w15:done="1"/>
  <w15:commentEx w15:paraId="24FFD6A3" w15:done="1"/>
  <w15:commentEx w15:paraId="0FF8288D" w15:done="1"/>
  <w15:commentEx w15:paraId="50D9BB1B" w15:done="1"/>
  <w15:commentEx w15:paraId="6A3F1972" w15:done="1"/>
  <w15:commentEx w15:paraId="14A34612" w15:done="1"/>
  <w15:commentEx w15:paraId="350CE654" w15:done="1"/>
  <w15:commentEx w15:paraId="76BBFA0F" w15:done="1"/>
  <w15:commentEx w15:paraId="0B847BC5" w15:done="0"/>
  <w15:commentEx w15:paraId="4190B51E" w15:done="0"/>
  <w15:commentEx w15:paraId="446C6485" w15:done="0"/>
  <w15:commentEx w15:paraId="480BEDB5" w15:done="0"/>
  <w15:commentEx w15:paraId="70082F8A" w15:done="0"/>
  <w15:commentEx w15:paraId="175CFFA7" w15:done="0"/>
  <w15:commentEx w15:paraId="3638433A" w15:done="1"/>
  <w15:commentEx w15:paraId="024548AB" w15:done="1"/>
  <w15:commentEx w15:paraId="37017740" w15:done="1"/>
  <w15:commentEx w15:paraId="1BDFCBAA" w15:done="1"/>
  <w15:commentEx w15:paraId="73950A6D" w15:done="1"/>
  <w15:commentEx w15:paraId="37BDF75A" w15:done="1"/>
  <w15:commentEx w15:paraId="0DC70600" w15:done="1"/>
  <w15:commentEx w15:paraId="134E54AF" w15:done="1"/>
  <w15:commentEx w15:paraId="2864D54A" w15:done="0"/>
  <w15:commentEx w15:paraId="56C74204" w15:done="1"/>
  <w15:commentEx w15:paraId="349FAC76" w15:done="1"/>
  <w15:commentEx w15:paraId="17436ACA" w15:done="1"/>
  <w15:commentEx w15:paraId="106473E5" w15:done="1"/>
  <w15:commentEx w15:paraId="78BEC79E" w15:done="1"/>
  <w15:commentEx w15:paraId="0287D643" w15:done="1"/>
  <w15:commentEx w15:paraId="28A8CADF" w15:done="1"/>
  <w15:commentEx w15:paraId="30337CF1" w15:done="1"/>
  <w15:commentEx w15:paraId="4800A3A5" w15:done="1"/>
  <w15:commentEx w15:paraId="2B27332B" w15:done="1"/>
  <w15:commentEx w15:paraId="19E2C892" w15:done="1"/>
  <w15:commentEx w15:paraId="0FB91F6A" w15:done="0"/>
  <w15:commentEx w15:paraId="2C355B9D" w15:done="1"/>
  <w15:commentEx w15:paraId="6C8D0944" w15:done="0"/>
  <w15:commentEx w15:paraId="55B169C0" w15:done="0"/>
  <w15:commentEx w15:paraId="06512749" w15:done="0"/>
  <w15:commentEx w15:paraId="1F747930" w15:done="1"/>
  <w15:commentEx w15:paraId="45C10D72" w15:done="1"/>
  <w15:commentEx w15:paraId="3FE2B3B4" w15:done="0"/>
  <w15:commentEx w15:paraId="52BB135D" w15:done="1"/>
  <w15:commentEx w15:paraId="4E3DF152" w15:done="1"/>
  <w15:commentEx w15:paraId="395FBEB7" w15:done="1"/>
  <w15:commentEx w15:paraId="292449D9" w15:done="1"/>
  <w15:commentEx w15:paraId="7031DBBA" w15:done="1"/>
  <w15:commentEx w15:paraId="43C75CDD" w15:done="1"/>
  <w15:commentEx w15:paraId="52427282" w15:done="1"/>
  <w15:commentEx w15:paraId="5A2FD877" w15:done="1"/>
  <w15:commentEx w15:paraId="78903501" w15:done="1"/>
  <w15:commentEx w15:paraId="4F4E5728" w15:done="1"/>
  <w15:commentEx w15:paraId="0B7273AC" w15:done="1"/>
  <w15:commentEx w15:paraId="40CC54AB" w15:done="1"/>
  <w15:commentEx w15:paraId="79D8ED06" w15:done="1"/>
  <w15:commentEx w15:paraId="1209F545" w15:done="1"/>
  <w15:commentEx w15:paraId="231315BC" w15:done="1"/>
  <w15:commentEx w15:paraId="2E359395" w15:done="1"/>
  <w15:commentEx w15:paraId="586B7D24" w15:done="1"/>
  <w15:commentEx w15:paraId="2EACA8E5" w15:done="1"/>
  <w15:commentEx w15:paraId="30D8125D" w15:done="1"/>
  <w15:commentEx w15:paraId="6C4543F6" w15:done="1"/>
  <w15:commentEx w15:paraId="384D2DD4" w15:done="1"/>
  <w15:commentEx w15:paraId="03E3E26E" w15:done="1"/>
  <w15:commentEx w15:paraId="1670166C" w15:done="0"/>
  <w15:commentEx w15:paraId="58724337" w15:done="1"/>
  <w15:commentEx w15:paraId="32898A18" w15:done="1"/>
  <w15:commentEx w15:paraId="618390E2" w15:done="1"/>
  <w15:commentEx w15:paraId="0F5A29F6" w15:done="1"/>
  <w15:commentEx w15:paraId="11087F83" w15:done="1"/>
  <w15:commentEx w15:paraId="0E108076" w15:done="1"/>
  <w15:commentEx w15:paraId="2A1CE75D" w15:done="1"/>
  <w15:commentEx w15:paraId="2327243E" w15:done="0"/>
  <w15:commentEx w15:paraId="31E4B2FA" w15:done="1"/>
  <w15:commentEx w15:paraId="2DB2F2A5" w15:done="1"/>
  <w15:commentEx w15:paraId="451364E7" w15:done="1"/>
  <w15:commentEx w15:paraId="74182BD1" w15:done="0"/>
  <w15:commentEx w15:paraId="1412DE44" w15:done="1"/>
  <w15:commentEx w15:paraId="32E5A335" w15:done="1"/>
  <w15:commentEx w15:paraId="2EB2ED30" w15:done="1"/>
  <w15:commentEx w15:paraId="2142287A" w15:done="1"/>
  <w15:commentEx w15:paraId="0217823A" w15:done="1"/>
  <w15:commentEx w15:paraId="5AEB9D7F" w15:done="1"/>
  <w15:commentEx w15:paraId="24CE95D4" w15:done="0"/>
  <w15:commentEx w15:paraId="1C05F459" w15:done="1"/>
  <w15:commentEx w15:paraId="04E835E0" w15:done="0"/>
  <w15:commentEx w15:paraId="2B7BB155" w15:done="1"/>
  <w15:commentEx w15:paraId="434EC9CB" w15:done="1"/>
  <w15:commentEx w15:paraId="40A04843" w15:done="1"/>
  <w15:commentEx w15:paraId="6001122C" w15:done="1"/>
  <w15:commentEx w15:paraId="32A4C203" w15:done="0"/>
  <w15:commentEx w15:paraId="0426EDE5" w15:done="1"/>
  <w15:commentEx w15:paraId="648126CE" w15:done="1"/>
  <w15:commentEx w15:paraId="49BAAB04" w15:done="1"/>
  <w15:commentEx w15:paraId="193F8DCD" w15:done="1"/>
  <w15:commentEx w15:paraId="362FA0AE" w15:done="1"/>
  <w15:commentEx w15:paraId="5C33F752" w15:done="1"/>
  <w15:commentEx w15:paraId="50A3E2E6" w15:done="1"/>
  <w15:commentEx w15:paraId="3A4470CA" w15:done="1"/>
  <w15:commentEx w15:paraId="6EA7CA0D" w15:done="1"/>
  <w15:commentEx w15:paraId="35FF384E" w15:done="1"/>
  <w15:commentEx w15:paraId="1B1FCB40" w15:done="1"/>
  <w15:commentEx w15:paraId="2DC51198" w15:done="1"/>
  <w15:commentEx w15:paraId="7C40C8A9" w15:done="1"/>
  <w15:commentEx w15:paraId="5C5EF06E" w15:done="1"/>
  <w15:commentEx w15:paraId="413AA1AC" w15:done="1"/>
  <w15:commentEx w15:paraId="01592B0A" w15:done="1"/>
  <w15:commentEx w15:paraId="54D4D328" w15:done="1"/>
  <w15:commentEx w15:paraId="03B58C0A" w15:done="1"/>
  <w15:commentEx w15:paraId="66CA06CA" w15:done="1"/>
  <w15:commentEx w15:paraId="6F736532" w15:done="1"/>
  <w15:commentEx w15:paraId="4AEDCF18" w15:done="0"/>
  <w15:commentEx w15:paraId="38FE2BFF" w15:done="1"/>
  <w15:commentEx w15:paraId="09EAA0CB" w15:done="1"/>
  <w15:commentEx w15:paraId="09274658" w15:done="1"/>
  <w15:commentEx w15:paraId="42C25318" w15:done="0"/>
  <w15:commentEx w15:paraId="1A30DB40" w15:done="0"/>
  <w15:commentEx w15:paraId="33FA913E" w15:done="1"/>
  <w15:commentEx w15:paraId="2EA2C2FA" w15:done="1"/>
  <w15:commentEx w15:paraId="351EC74A" w15:done="1"/>
  <w15:commentEx w15:paraId="78D02CE2" w15:done="1"/>
  <w15:commentEx w15:paraId="6556D37C" w15:done="1"/>
  <w15:commentEx w15:paraId="4EFC1FC7" w15:done="1"/>
  <w15:commentEx w15:paraId="395BE611" w15:done="1"/>
  <w15:commentEx w15:paraId="1595ECAD" w15:done="1"/>
  <w15:commentEx w15:paraId="33A55BCD" w15:done="1"/>
  <w15:commentEx w15:paraId="79A21409" w15:done="0"/>
  <w15:commentEx w15:paraId="69BF8EBA" w15:done="1"/>
  <w15:commentEx w15:paraId="74D36BCE" w15:done="1"/>
  <w15:commentEx w15:paraId="6DDBAFCD" w15:done="1"/>
  <w15:commentEx w15:paraId="64235A45" w15:done="1"/>
  <w15:commentEx w15:paraId="3B4AF590" w15:done="1"/>
  <w15:commentEx w15:paraId="45BB6FC0" w15:done="1"/>
  <w15:commentEx w15:paraId="42BAFBCE" w15:done="1"/>
  <w15:commentEx w15:paraId="1A5AEC9F" w15:done="1"/>
  <w15:commentEx w15:paraId="2D3460FC" w15:done="1"/>
  <w15:commentEx w15:paraId="4D79797D" w15:done="1"/>
  <w15:commentEx w15:paraId="4836975D" w15:done="1"/>
  <w15:commentEx w15:paraId="7159944A" w15:done="1"/>
  <w15:commentEx w15:paraId="149ABBFE" w15:done="1"/>
  <w15:commentEx w15:paraId="0F2AC256" w15:done="1"/>
  <w15:commentEx w15:paraId="766E2685" w15:done="1"/>
  <w15:commentEx w15:paraId="7AC8AEE1" w15:done="1"/>
  <w15:commentEx w15:paraId="7FE9E399" w15:done="1"/>
  <w15:commentEx w15:paraId="4ACD5A25" w15:done="1"/>
  <w15:commentEx w15:paraId="10FD7D6C" w15:done="1"/>
  <w15:commentEx w15:paraId="372E3216" w15:done="0"/>
  <w15:commentEx w15:paraId="67C160D6" w15:done="1"/>
  <w15:commentEx w15:paraId="00ACF253" w15:done="1"/>
  <w15:commentEx w15:paraId="7212F333" w15:done="0"/>
  <w15:commentEx w15:paraId="05D901F1" w15:done="1"/>
  <w15:commentEx w15:paraId="712C3F55" w15:done="1"/>
  <w15:commentEx w15:paraId="0DF0B0CE" w15:done="1"/>
  <w15:commentEx w15:paraId="65BB91F9" w15:done="1"/>
  <w15:commentEx w15:paraId="67DBE4B5" w15:done="1"/>
  <w15:commentEx w15:paraId="6FB805DA" w15:done="0"/>
  <w15:commentEx w15:paraId="2D9D9274" w15:done="0"/>
  <w15:commentEx w15:paraId="79E1D921" w15:done="1"/>
  <w15:commentEx w15:paraId="6853BDF9" w15:done="1"/>
  <w15:commentEx w15:paraId="6FABE461" w15:done="1"/>
  <w15:commentEx w15:paraId="1B6C981F" w15:done="0"/>
  <w15:commentEx w15:paraId="11DC2B5D" w15:done="1"/>
  <w15:commentEx w15:paraId="46785511" w15:done="1"/>
  <w15:commentEx w15:paraId="494863E9" w15:done="0"/>
  <w15:commentEx w15:paraId="1164558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E692BB0" w16cex:dateUtc="2026-02-16T03:37:00Z"/>
  <w16cex:commentExtensible w16cex:durableId="5D480222" w16cex:dateUtc="2026-03-03T02:47:00Z"/>
  <w16cex:commentExtensible w16cex:durableId="0A9982FF" w16cex:dateUtc="2026-02-16T03:41:00Z"/>
  <w16cex:commentExtensible w16cex:durableId="794D242C" w16cex:dateUtc="2026-02-16T03:41:00Z"/>
  <w16cex:commentExtensible w16cex:durableId="428C025F" w16cex:dateUtc="2026-02-16T04:00:00Z"/>
  <w16cex:commentExtensible w16cex:durableId="3831E0C7" w16cex:dateUtc="2026-02-17T04:20:00Z"/>
  <w16cex:commentExtensible w16cex:durableId="14F30162" w16cex:dateUtc="2026-02-16T04:17:00Z"/>
  <w16cex:commentExtensible w16cex:durableId="21E6EA43" w16cex:dateUtc="2026-02-16T04:16:00Z"/>
  <w16cex:commentExtensible w16cex:durableId="406E3DD4" w16cex:dateUtc="2026-02-16T04:21:00Z"/>
  <w16cex:commentExtensible w16cex:durableId="1A1405A0" w16cex:dateUtc="2026-02-20T03:39:00Z"/>
  <w16cex:commentExtensible w16cex:durableId="64AF3F44" w16cex:dateUtc="2026-02-16T08:44:00Z"/>
  <w16cex:commentExtensible w16cex:durableId="7365C674" w16cex:dateUtc="2026-03-03T03:01:00Z"/>
  <w16cex:commentExtensible w16cex:durableId="6232FA32" w16cex:dateUtc="2026-03-03T03:03:00Z"/>
  <w16cex:commentExtensible w16cex:durableId="3514FC20" w16cex:dateUtc="2026-02-20T03:42:00Z"/>
  <w16cex:commentExtensible w16cex:durableId="7DE9C760" w16cex:dateUtc="2026-03-03T03:04:00Z"/>
  <w16cex:commentExtensible w16cex:durableId="77DEBA52" w16cex:dateUtc="2026-02-20T03:48:00Z"/>
  <w16cex:commentExtensible w16cex:durableId="42093ED1" w16cex:dateUtc="2026-03-03T03:09:00Z"/>
  <w16cex:commentExtensible w16cex:durableId="677BBD3A" w16cex:dateUtc="2026-02-16T08:53:00Z"/>
  <w16cex:commentExtensible w16cex:durableId="47B5D9F7" w16cex:dateUtc="2026-02-18T05:41:00Z"/>
  <w16cex:commentExtensible w16cex:durableId="6682C1D3" w16cex:dateUtc="2026-02-17T04:15:00Z"/>
  <w16cex:commentExtensible w16cex:durableId="21B21D19" w16cex:dateUtc="2026-02-18T05:42:00Z"/>
  <w16cex:commentExtensible w16cex:durableId="7FD1B48C" w16cex:dateUtc="2026-02-18T05:43:00Z"/>
  <w16cex:commentExtensible w16cex:durableId="63BFC157" w16cex:dateUtc="2026-02-18T02:17:00Z"/>
  <w16cex:commentExtensible w16cex:durableId="3552C23F" w16cex:dateUtc="2026-02-18T05:44:00Z"/>
  <w16cex:commentExtensible w16cex:durableId="74FFFC71" w16cex:dateUtc="2026-02-18T02:22:00Z"/>
  <w16cex:commentExtensible w16cex:durableId="28BA4106" w16cex:dateUtc="2026-03-03T03:37:00Z"/>
  <w16cex:commentExtensible w16cex:durableId="5ED12304" w16cex:dateUtc="2026-02-18T02:38:00Z"/>
  <w16cex:commentExtensible w16cex:durableId="71965C30" w16cex:dateUtc="2026-02-17T04:48:00Z"/>
  <w16cex:commentExtensible w16cex:durableId="0AF99934" w16cex:dateUtc="2026-02-18T09:20:00Z"/>
  <w16cex:commentExtensible w16cex:durableId="4515402B" w16cex:dateUtc="2026-02-17T04:49:00Z"/>
  <w16cex:commentExtensible w16cex:durableId="5DC77D2D" w16cex:dateUtc="2026-02-17T04:50:00Z"/>
  <w16cex:commentExtensible w16cex:durableId="3B4D7948" w16cex:dateUtc="2026-02-17T04:51:00Z"/>
  <w16cex:commentExtensible w16cex:durableId="50AC87E0" w16cex:dateUtc="2026-03-03T06:31:00Z"/>
  <w16cex:commentExtensible w16cex:durableId="576E1E44" w16cex:dateUtc="2026-02-17T04:54:00Z"/>
  <w16cex:commentExtensible w16cex:durableId="51F58E9A" w16cex:dateUtc="2026-02-17T04:54:00Z"/>
  <w16cex:commentExtensible w16cex:durableId="70AEB66A" w16cex:dateUtc="2026-02-17T04:57:00Z"/>
  <w16cex:commentExtensible w16cex:durableId="1FC68ADA" w16cex:dateUtc="2026-02-17T04:58:00Z"/>
  <w16cex:commentExtensible w16cex:durableId="6D073D37" w16cex:dateUtc="2026-03-03T06:34:00Z"/>
  <w16cex:commentExtensible w16cex:durableId="6CDC88DE" w16cex:dateUtc="2026-02-17T04:58:00Z"/>
  <w16cex:commentExtensible w16cex:durableId="7DC6BA07" w16cex:dateUtc="2026-03-03T06:36:00Z"/>
  <w16cex:commentExtensible w16cex:durableId="64A00A15" w16cex:dateUtc="2026-03-03T06:46:00Z"/>
  <w16cex:commentExtensible w16cex:durableId="2A521599" w16cex:dateUtc="2026-03-03T06:41:00Z"/>
  <w16cex:commentExtensible w16cex:durableId="2923FE5E" w16cex:dateUtc="2026-02-18T02:51:00Z"/>
  <w16cex:commentExtensible w16cex:durableId="798966C8" w16cex:dateUtc="2026-02-18T04:13:00Z"/>
  <w16cex:commentExtensible w16cex:durableId="1EFED5FC" w16cex:dateUtc="2026-03-03T06:49:00Z"/>
  <w16cex:commentExtensible w16cex:durableId="26805571" w16cex:dateUtc="2026-03-03T06:50:00Z"/>
  <w16cex:commentExtensible w16cex:durableId="2BD188DF" w16cex:dateUtc="2026-02-18T02:14:00Z"/>
  <w16cex:commentExtensible w16cex:durableId="68C141EB" w16cex:dateUtc="2026-02-18T01:47:00Z"/>
  <w16cex:commentExtensible w16cex:durableId="4ABB9D05" w16cex:dateUtc="2026-02-18T01:47:00Z"/>
  <w16cex:commentExtensible w16cex:durableId="7AC13A32" w16cex:dateUtc="2026-02-18T01:48:00Z"/>
  <w16cex:commentExtensible w16cex:durableId="2C1AE475" w16cex:dateUtc="2026-02-18T01:49:00Z"/>
  <w16cex:commentExtensible w16cex:durableId="09CCB26F" w16cex:dateUtc="2026-02-18T01:49:00Z"/>
  <w16cex:commentExtensible w16cex:durableId="29054CC4" w16cex:dateUtc="2026-02-18T01:50:00Z"/>
  <w16cex:commentExtensible w16cex:durableId="759713CF" w16cex:dateUtc="2026-02-18T01:50:00Z"/>
  <w16cex:commentExtensible w16cex:durableId="526CC21F" w16cex:dateUtc="2026-02-18T01:51:00Z"/>
  <w16cex:commentExtensible w16cex:durableId="4C5800A6" w16cex:dateUtc="2026-02-18T01:53:00Z"/>
  <w16cex:commentExtensible w16cex:durableId="5B0F8CEC" w16cex:dateUtc="2026-02-18T01:54:00Z"/>
  <w16cex:commentExtensible w16cex:durableId="63258497" w16cex:dateUtc="2026-02-18T01:55:00Z"/>
  <w16cex:commentExtensible w16cex:durableId="0D77E7F4" w16cex:dateUtc="2026-02-18T01:55:00Z"/>
  <w16cex:commentExtensible w16cex:durableId="32CF355E" w16cex:dateUtc="2026-02-18T01:58:00Z"/>
  <w16cex:commentExtensible w16cex:durableId="64CF1EFC" w16cex:dateUtc="2026-02-18T01:58:00Z"/>
  <w16cex:commentExtensible w16cex:durableId="5D997EF6" w16cex:dateUtc="2026-02-18T02:38:00Z"/>
  <w16cex:commentExtensible w16cex:durableId="4CCF244F" w16cex:dateUtc="2026-02-18T02:39:00Z"/>
  <w16cex:commentExtensible w16cex:durableId="2DF5152D" w16cex:dateUtc="2026-02-18T02:00:00Z"/>
  <w16cex:commentExtensible w16cex:durableId="23D679C6" w16cex:dateUtc="2026-02-18T02:01:00Z"/>
  <w16cex:commentExtensible w16cex:durableId="0A4F9AE7" w16cex:dateUtc="2026-02-18T02:02:00Z"/>
  <w16cex:commentExtensible w16cex:durableId="398F7909" w16cex:dateUtc="2026-02-18T02:02:00Z"/>
  <w16cex:commentExtensible w16cex:durableId="147A4DEC" w16cex:dateUtc="2026-03-03T06:57:00Z"/>
  <w16cex:commentExtensible w16cex:durableId="725CD77E" w16cex:dateUtc="2026-02-18T02:03:00Z"/>
  <w16cex:commentExtensible w16cex:durableId="6DB439F0" w16cex:dateUtc="2026-02-17T05:29:00Z"/>
  <w16cex:commentExtensible w16cex:durableId="0D6A2A09" w16cex:dateUtc="2026-02-18T02:03:00Z"/>
  <w16cex:commentExtensible w16cex:durableId="1D0933F4" w16cex:dateUtc="2026-02-17T05:30:00Z"/>
  <w16cex:commentExtensible w16cex:durableId="7A0CDB13" w16cex:dateUtc="2026-02-18T02:40:00Z"/>
  <w16cex:commentExtensible w16cex:durableId="373A9224" w16cex:dateUtc="2026-02-18T02:06:00Z"/>
  <w16cex:commentExtensible w16cex:durableId="4701ABD2" w16cex:dateUtc="2026-02-18T02:06:00Z"/>
  <w16cex:commentExtensible w16cex:durableId="2E4A450F" w16cex:dateUtc="2026-03-03T06:59:00Z"/>
  <w16cex:commentExtensible w16cex:durableId="37BFBE84" w16cex:dateUtc="2026-02-18T02:40:00Z"/>
  <w16cex:commentExtensible w16cex:durableId="634E9359" w16cex:dateUtc="2026-02-17T05:31:00Z"/>
  <w16cex:commentExtensible w16cex:durableId="27C3CFE9" w16cex:dateUtc="2026-02-18T02:08:00Z"/>
  <w16cex:commentExtensible w16cex:durableId="27604BEF" w16cex:dateUtc="2026-03-03T07:00:00Z"/>
  <w16cex:commentExtensible w16cex:durableId="3E07DD29" w16cex:dateUtc="2026-02-18T02:09:00Z"/>
  <w16cex:commentExtensible w16cex:durableId="4E70F2EF" w16cex:dateUtc="2026-02-18T02:10:00Z"/>
  <w16cex:commentExtensible w16cex:durableId="40D1245F" w16cex:dateUtc="2026-02-18T02:10:00Z"/>
  <w16cex:commentExtensible w16cex:durableId="17A192E2" w16cex:dateUtc="2026-02-18T02:11:00Z"/>
  <w16cex:commentExtensible w16cex:durableId="350679BA" w16cex:dateUtc="2026-02-18T02:11:00Z"/>
  <w16cex:commentExtensible w16cex:durableId="18910E85" w16cex:dateUtc="2026-02-18T02:12:00Z"/>
  <w16cex:commentExtensible w16cex:durableId="72F2A464" w16cex:dateUtc="2026-03-03T07:02:00Z"/>
  <w16cex:commentExtensible w16cex:durableId="3A67F073" w16cex:dateUtc="2026-02-18T02:12:00Z"/>
  <w16cex:commentExtensible w16cex:durableId="6FE3ADEF" w16cex:dateUtc="2026-03-03T07:02:00Z"/>
  <w16cex:commentExtensible w16cex:durableId="1C18CBA3" w16cex:dateUtc="2026-02-18T02:13:00Z"/>
  <w16cex:commentExtensible w16cex:durableId="7047B632" w16cex:dateUtc="2026-02-18T02:11:00Z"/>
  <w16cex:commentExtensible w16cex:durableId="5504AE50" w16cex:dateUtc="2026-02-18T02:11:00Z"/>
  <w16cex:commentExtensible w16cex:durableId="17DEC31D" w16cex:dateUtc="2026-02-18T02:11:00Z"/>
  <w16cex:commentExtensible w16cex:durableId="7B8195D4" w16cex:dateUtc="2026-03-03T07:03:00Z"/>
  <w16cex:commentExtensible w16cex:durableId="0D285CA7" w16cex:dateUtc="2026-02-17T05:40:00Z"/>
  <w16cex:commentExtensible w16cex:durableId="0F68DE94" w16cex:dateUtc="2026-02-17T05:38:00Z"/>
  <w16cex:commentExtensible w16cex:durableId="30F60AB3" w16cex:dateUtc="2026-02-18T06:47:00Z"/>
  <w16cex:commentExtensible w16cex:durableId="6E055FB3" w16cex:dateUtc="2026-02-17T05:39:00Z"/>
  <w16cex:commentExtensible w16cex:durableId="7EB5E5A7" w16cex:dateUtc="2026-02-17T05:39:00Z"/>
  <w16cex:commentExtensible w16cex:durableId="3C4911BC" w16cex:dateUtc="2026-02-18T06:50:00Z"/>
  <w16cex:commentExtensible w16cex:durableId="7C0A0FF3" w16cex:dateUtc="2026-02-17T05:39:00Z"/>
  <w16cex:commentExtensible w16cex:durableId="6F267C90" w16cex:dateUtc="2026-02-18T08:59:00Z"/>
  <w16cex:commentExtensible w16cex:durableId="479605CA" w16cex:dateUtc="2026-02-18T09:10:00Z"/>
  <w16cex:commentExtensible w16cex:durableId="65C55AEC" w16cex:dateUtc="2026-02-17T05:47:00Z"/>
  <w16cex:commentExtensible w16cex:durableId="4200D23B" w16cex:dateUtc="2026-02-18T06:58:00Z"/>
  <w16cex:commentExtensible w16cex:durableId="7D5BCC65" w16cex:dateUtc="2026-02-17T05:51:00Z"/>
  <w16cex:commentExtensible w16cex:durableId="7B3BE1BC" w16cex:dateUtc="2026-02-18T07:08:00Z"/>
  <w16cex:commentExtensible w16cex:durableId="0BCDE1F9" w16cex:dateUtc="2026-02-17T05:51:00Z"/>
  <w16cex:commentExtensible w16cex:durableId="38F49A12" w16cex:dateUtc="2026-02-17T05:51:00Z"/>
  <w16cex:commentExtensible w16cex:durableId="17E28DEB" w16cex:dateUtc="2026-02-18T07:19:00Z"/>
  <w16cex:commentExtensible w16cex:durableId="1D4B1AE1" w16cex:dateUtc="2026-02-18T07:18:00Z"/>
  <w16cex:commentExtensible w16cex:durableId="27DBCB86" w16cex:dateUtc="2026-02-18T07:21:00Z"/>
  <w16cex:commentExtensible w16cex:durableId="75C4F364" w16cex:dateUtc="2026-02-17T06:18:00Z"/>
  <w16cex:commentExtensible w16cex:durableId="0021C0DB" w16cex:dateUtc="2026-02-17T05:55:00Z"/>
  <w16cex:commentExtensible w16cex:durableId="111DE4A8" w16cex:dateUtc="2026-03-03T07:16:00Z"/>
  <w16cex:commentExtensible w16cex:durableId="5EDD76C2" w16cex:dateUtc="2026-02-17T05:56:00Z"/>
  <w16cex:commentExtensible w16cex:durableId="39D3DDE6" w16cex:dateUtc="2026-02-17T05:56:00Z"/>
  <w16cex:commentExtensible w16cex:durableId="3745F33A" w16cex:dateUtc="2026-02-17T06:18:00Z"/>
  <w16cex:commentExtensible w16cex:durableId="65A39F05" w16cex:dateUtc="2026-02-17T05:56:00Z"/>
  <w16cex:commentExtensible w16cex:durableId="26B30AE9" w16cex:dateUtc="2026-03-03T07:17:00Z"/>
  <w16cex:commentExtensible w16cex:durableId="0C4EFB9A" w16cex:dateUtc="2026-02-17T05:57:00Z"/>
  <w16cex:commentExtensible w16cex:durableId="36C2E92C" w16cex:dateUtc="2026-02-17T05:57:00Z"/>
  <w16cex:commentExtensible w16cex:durableId="75208A2B" w16cex:dateUtc="2026-02-17T06:18:00Z"/>
  <w16cex:commentExtensible w16cex:durableId="4C7168F5" w16cex:dateUtc="2026-02-17T05:57:00Z"/>
  <w16cex:commentExtensible w16cex:durableId="5C8069F6" w16cex:dateUtc="2026-02-17T06:17:00Z"/>
  <w16cex:commentExtensible w16cex:durableId="19B2B743" w16cex:dateUtc="2026-02-17T06:24:00Z"/>
  <w16cex:commentExtensible w16cex:durableId="3C3FA0CF" w16cex:dateUtc="2026-02-18T09:18:00Z"/>
  <w16cex:commentExtensible w16cex:durableId="59EE6BAC" w16cex:dateUtc="2026-02-18T08:41:00Z"/>
  <w16cex:commentExtensible w16cex:durableId="77DF1884" w16cex:dateUtc="2026-02-18T08:42:00Z"/>
  <w16cex:commentExtensible w16cex:durableId="5E6EC737" w16cex:dateUtc="2026-03-03T07:20:00Z"/>
  <w16cex:commentExtensible w16cex:durableId="263026E2" w16cex:dateUtc="2026-02-18T08:44:00Z"/>
  <w16cex:commentExtensible w16cex:durableId="3CC3D963" w16cex:dateUtc="2026-02-18T08:49:00Z"/>
  <w16cex:commentExtensible w16cex:durableId="39125D6F" w16cex:dateUtc="2026-02-18T08:50:00Z"/>
  <w16cex:commentExtensible w16cex:durableId="4EE94CAF" w16cex:dateUtc="2026-02-17T06:33:00Z"/>
  <w16cex:commentExtensible w16cex:durableId="368DF02A" w16cex:dateUtc="2026-02-19T10:01:00Z"/>
  <w16cex:commentExtensible w16cex:durableId="1728ABB9" w16cex:dateUtc="2026-02-17T06:35:00Z"/>
  <w16cex:commentExtensible w16cex:durableId="293E305A" w16cex:dateUtc="2026-02-17T06:37:00Z"/>
  <w16cex:commentExtensible w16cex:durableId="7DB97D09" w16cex:dateUtc="2026-02-17T06:38:00Z"/>
  <w16cex:commentExtensible w16cex:durableId="2F9372E4" w16cex:dateUtc="2026-02-17T06:39:00Z"/>
  <w16cex:commentExtensible w16cex:durableId="6562C048" w16cex:dateUtc="2026-02-17T06:39:00Z"/>
  <w16cex:commentExtensible w16cex:durableId="53796A21" w16cex:dateUtc="2026-02-19T10:06:00Z"/>
  <w16cex:commentExtensible w16cex:durableId="7BD163BB" w16cex:dateUtc="2026-02-17T06:44:00Z"/>
  <w16cex:commentExtensible w16cex:durableId="0266C32C" w16cex:dateUtc="2026-02-17T06:48:00Z"/>
  <w16cex:commentExtensible w16cex:durableId="73F21B13" w16cex:dateUtc="2026-02-17T06:53:00Z"/>
  <w16cex:commentExtensible w16cex:durableId="394B3066" w16cex:dateUtc="2026-02-17T06:56:00Z"/>
  <w16cex:commentExtensible w16cex:durableId="2BD384BF" w16cex:dateUtc="2026-02-17T06:58:00Z"/>
  <w16cex:commentExtensible w16cex:durableId="30C4B829" w16cex:dateUtc="2026-02-17T06:59:00Z"/>
  <w16cex:commentExtensible w16cex:durableId="2D0100AB" w16cex:dateUtc="2026-02-17T06:59:00Z"/>
  <w16cex:commentExtensible w16cex:durableId="30BE50EC" w16cex:dateUtc="2026-02-19T09:21:00Z"/>
  <w16cex:commentExtensible w16cex:durableId="1656B7A3" w16cex:dateUtc="2026-03-03T07:40:00Z"/>
  <w16cex:commentExtensible w16cex:durableId="153791E5" w16cex:dateUtc="2026-02-17T07:06:00Z"/>
  <w16cex:commentExtensible w16cex:durableId="778624D1" w16cex:dateUtc="2026-02-17T07:12:00Z"/>
  <w16cex:commentExtensible w16cex:durableId="7852015A" w16cex:dateUtc="2026-03-03T07:48:00Z"/>
  <w16cex:commentExtensible w16cex:durableId="6DEFE078" w16cex:dateUtc="2026-02-17T07:18:00Z"/>
  <w16cex:commentExtensible w16cex:durableId="4A16BE5A" w16cex:dateUtc="2026-02-19T10:09:00Z"/>
  <w16cex:commentExtensible w16cex:durableId="72BDD450" w16cex:dateUtc="2026-02-17T07:20:00Z"/>
  <w16cex:commentExtensible w16cex:durableId="24FC3544" w16cex:dateUtc="2026-02-18T09:56:00Z"/>
  <w16cex:commentExtensible w16cex:durableId="08B82C18" w16cex:dateUtc="2026-02-17T07:23:00Z"/>
  <w16cex:commentExtensible w16cex:durableId="63030C5A" w16cex:dateUtc="2026-03-03T07:53:00Z"/>
  <w16cex:commentExtensible w16cex:durableId="22E9B013" w16cex:dateUtc="2026-03-03T07:56:00Z"/>
  <w16cex:commentExtensible w16cex:durableId="69DBC533" w16cex:dateUtc="2026-02-17T08:36:00Z"/>
  <w16cex:commentExtensible w16cex:durableId="1ECC4FDE" w16cex:dateUtc="2026-02-17T08:36:00Z"/>
  <w16cex:commentExtensible w16cex:durableId="0E0AAEBC" w16cex:dateUtc="2026-02-17T08:40:00Z"/>
  <w16cex:commentExtensible w16cex:durableId="47B05731" w16cex:dateUtc="2026-03-03T08:03:00Z"/>
  <w16cex:commentExtensible w16cex:durableId="3FBB4E4A" w16cex:dateUtc="2026-02-18T09:28:00Z"/>
  <w16cex:commentExtensible w16cex:durableId="1E75AA1E" w16cex:dateUtc="2026-02-18T09:32:00Z"/>
  <w16cex:commentExtensible w16cex:durableId="7DD9E495" w16cex:dateUtc="2026-03-03T08:12:00Z"/>
  <w16cex:commentExtensible w16cex:durableId="4741D3CD" w16cex:dateUtc="2026-02-17T08: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CD8B38" w16cid:durableId="3E692BB0"/>
  <w16cid:commentId w16cid:paraId="311D5098" w16cid:durableId="5D480222"/>
  <w16cid:commentId w16cid:paraId="60B36459" w16cid:durableId="0A9982FF"/>
  <w16cid:commentId w16cid:paraId="6F546417" w16cid:durableId="794D242C"/>
  <w16cid:commentId w16cid:paraId="24FFD6A3" w16cid:durableId="428C025F"/>
  <w16cid:commentId w16cid:paraId="0FF8288D" w16cid:durableId="3831E0C7"/>
  <w16cid:commentId w16cid:paraId="50D9BB1B" w16cid:durableId="14F30162"/>
  <w16cid:commentId w16cid:paraId="6A3F1972" w16cid:durableId="21E6EA43"/>
  <w16cid:commentId w16cid:paraId="14A34612" w16cid:durableId="406E3DD4"/>
  <w16cid:commentId w16cid:paraId="350CE654" w16cid:durableId="1A1405A0"/>
  <w16cid:commentId w16cid:paraId="76BBFA0F" w16cid:durableId="64AF3F44"/>
  <w16cid:commentId w16cid:paraId="0B847BC5" w16cid:durableId="7365C674"/>
  <w16cid:commentId w16cid:paraId="4190B51E" w16cid:durableId="6232FA32"/>
  <w16cid:commentId w16cid:paraId="446C6485" w16cid:durableId="3514FC20"/>
  <w16cid:commentId w16cid:paraId="480BEDB5" w16cid:durableId="7DE9C760"/>
  <w16cid:commentId w16cid:paraId="70082F8A" w16cid:durableId="77DEBA52"/>
  <w16cid:commentId w16cid:paraId="175CFFA7" w16cid:durableId="42093ED1"/>
  <w16cid:commentId w16cid:paraId="3638433A" w16cid:durableId="677BBD3A"/>
  <w16cid:commentId w16cid:paraId="024548AB" w16cid:durableId="47B5D9F7"/>
  <w16cid:commentId w16cid:paraId="37017740" w16cid:durableId="6682C1D3"/>
  <w16cid:commentId w16cid:paraId="1BDFCBAA" w16cid:durableId="21B21D19"/>
  <w16cid:commentId w16cid:paraId="73950A6D" w16cid:durableId="7FD1B48C"/>
  <w16cid:commentId w16cid:paraId="37BDF75A" w16cid:durableId="63BFC157"/>
  <w16cid:commentId w16cid:paraId="0DC70600" w16cid:durableId="3552C23F"/>
  <w16cid:commentId w16cid:paraId="134E54AF" w16cid:durableId="74FFFC71"/>
  <w16cid:commentId w16cid:paraId="2864D54A" w16cid:durableId="28BA4106"/>
  <w16cid:commentId w16cid:paraId="56C74204" w16cid:durableId="5ED12304"/>
  <w16cid:commentId w16cid:paraId="349FAC76" w16cid:durableId="71965C30"/>
  <w16cid:commentId w16cid:paraId="17436ACA" w16cid:durableId="0AF99934"/>
  <w16cid:commentId w16cid:paraId="106473E5" w16cid:durableId="4515402B"/>
  <w16cid:commentId w16cid:paraId="78BEC79E" w16cid:durableId="5DC77D2D"/>
  <w16cid:commentId w16cid:paraId="0287D643" w16cid:durableId="3B4D7948"/>
  <w16cid:commentId w16cid:paraId="28A8CADF" w16cid:durableId="50AC87E0"/>
  <w16cid:commentId w16cid:paraId="30337CF1" w16cid:durableId="576E1E44"/>
  <w16cid:commentId w16cid:paraId="4800A3A5" w16cid:durableId="51F58E9A"/>
  <w16cid:commentId w16cid:paraId="2B27332B" w16cid:durableId="70AEB66A"/>
  <w16cid:commentId w16cid:paraId="19E2C892" w16cid:durableId="1FC68ADA"/>
  <w16cid:commentId w16cid:paraId="0FB91F6A" w16cid:durableId="6D073D37"/>
  <w16cid:commentId w16cid:paraId="2C355B9D" w16cid:durableId="6CDC88DE"/>
  <w16cid:commentId w16cid:paraId="6C8D0944" w16cid:durableId="7DC6BA07"/>
  <w16cid:commentId w16cid:paraId="55B169C0" w16cid:durableId="64A00A15"/>
  <w16cid:commentId w16cid:paraId="06512749" w16cid:durableId="2A521599"/>
  <w16cid:commentId w16cid:paraId="1F747930" w16cid:durableId="2923FE5E"/>
  <w16cid:commentId w16cid:paraId="45C10D72" w16cid:durableId="798966C8"/>
  <w16cid:commentId w16cid:paraId="3FE2B3B4" w16cid:durableId="1EFED5FC"/>
  <w16cid:commentId w16cid:paraId="52BB135D" w16cid:durableId="26805571"/>
  <w16cid:commentId w16cid:paraId="4E3DF152" w16cid:durableId="2BD188DF"/>
  <w16cid:commentId w16cid:paraId="395FBEB7" w16cid:durableId="68C141EB"/>
  <w16cid:commentId w16cid:paraId="292449D9" w16cid:durableId="4ABB9D05"/>
  <w16cid:commentId w16cid:paraId="7031DBBA" w16cid:durableId="7AC13A32"/>
  <w16cid:commentId w16cid:paraId="43C75CDD" w16cid:durableId="2C1AE475"/>
  <w16cid:commentId w16cid:paraId="52427282" w16cid:durableId="09CCB26F"/>
  <w16cid:commentId w16cid:paraId="5A2FD877" w16cid:durableId="29054CC4"/>
  <w16cid:commentId w16cid:paraId="78903501" w16cid:durableId="759713CF"/>
  <w16cid:commentId w16cid:paraId="4F4E5728" w16cid:durableId="526CC21F"/>
  <w16cid:commentId w16cid:paraId="0B7273AC" w16cid:durableId="4C5800A6"/>
  <w16cid:commentId w16cid:paraId="40CC54AB" w16cid:durableId="5B0F8CEC"/>
  <w16cid:commentId w16cid:paraId="79D8ED06" w16cid:durableId="63258497"/>
  <w16cid:commentId w16cid:paraId="1209F545" w16cid:durableId="0D77E7F4"/>
  <w16cid:commentId w16cid:paraId="231315BC" w16cid:durableId="32CF355E"/>
  <w16cid:commentId w16cid:paraId="2E359395" w16cid:durableId="64CF1EFC"/>
  <w16cid:commentId w16cid:paraId="586B7D24" w16cid:durableId="5D997EF6"/>
  <w16cid:commentId w16cid:paraId="2EACA8E5" w16cid:durableId="4CCF244F"/>
  <w16cid:commentId w16cid:paraId="30D8125D" w16cid:durableId="2DF5152D"/>
  <w16cid:commentId w16cid:paraId="6C4543F6" w16cid:durableId="23D679C6"/>
  <w16cid:commentId w16cid:paraId="384D2DD4" w16cid:durableId="0A4F9AE7"/>
  <w16cid:commentId w16cid:paraId="03E3E26E" w16cid:durableId="398F7909"/>
  <w16cid:commentId w16cid:paraId="1670166C" w16cid:durableId="147A4DEC"/>
  <w16cid:commentId w16cid:paraId="58724337" w16cid:durableId="725CD77E"/>
  <w16cid:commentId w16cid:paraId="32898A18" w16cid:durableId="6DB439F0"/>
  <w16cid:commentId w16cid:paraId="618390E2" w16cid:durableId="0D6A2A09"/>
  <w16cid:commentId w16cid:paraId="0F5A29F6" w16cid:durableId="1D0933F4"/>
  <w16cid:commentId w16cid:paraId="11087F83" w16cid:durableId="7A0CDB13"/>
  <w16cid:commentId w16cid:paraId="0E108076" w16cid:durableId="373A9224"/>
  <w16cid:commentId w16cid:paraId="2A1CE75D" w16cid:durableId="4701ABD2"/>
  <w16cid:commentId w16cid:paraId="2327243E" w16cid:durableId="2E4A450F"/>
  <w16cid:commentId w16cid:paraId="31E4B2FA" w16cid:durableId="37BFBE84"/>
  <w16cid:commentId w16cid:paraId="2DB2F2A5" w16cid:durableId="634E9359"/>
  <w16cid:commentId w16cid:paraId="451364E7" w16cid:durableId="27C3CFE9"/>
  <w16cid:commentId w16cid:paraId="74182BD1" w16cid:durableId="27604BEF"/>
  <w16cid:commentId w16cid:paraId="1412DE44" w16cid:durableId="3E07DD29"/>
  <w16cid:commentId w16cid:paraId="32E5A335" w16cid:durableId="4E70F2EF"/>
  <w16cid:commentId w16cid:paraId="2EB2ED30" w16cid:durableId="40D1245F"/>
  <w16cid:commentId w16cid:paraId="2142287A" w16cid:durableId="17A192E2"/>
  <w16cid:commentId w16cid:paraId="0217823A" w16cid:durableId="350679BA"/>
  <w16cid:commentId w16cid:paraId="5AEB9D7F" w16cid:durableId="18910E85"/>
  <w16cid:commentId w16cid:paraId="24CE95D4" w16cid:durableId="72F2A464"/>
  <w16cid:commentId w16cid:paraId="1C05F459" w16cid:durableId="3A67F073"/>
  <w16cid:commentId w16cid:paraId="04E835E0" w16cid:durableId="6FE3ADEF"/>
  <w16cid:commentId w16cid:paraId="2B7BB155" w16cid:durableId="1C18CBA3"/>
  <w16cid:commentId w16cid:paraId="434EC9CB" w16cid:durableId="7047B632"/>
  <w16cid:commentId w16cid:paraId="40A04843" w16cid:durableId="5504AE50"/>
  <w16cid:commentId w16cid:paraId="6001122C" w16cid:durableId="17DEC31D"/>
  <w16cid:commentId w16cid:paraId="32A4C203" w16cid:durableId="7B8195D4"/>
  <w16cid:commentId w16cid:paraId="0426EDE5" w16cid:durableId="0D285CA7"/>
  <w16cid:commentId w16cid:paraId="648126CE" w16cid:durableId="0F68DE94"/>
  <w16cid:commentId w16cid:paraId="49BAAB04" w16cid:durableId="30F60AB3"/>
  <w16cid:commentId w16cid:paraId="193F8DCD" w16cid:durableId="6E055FB3"/>
  <w16cid:commentId w16cid:paraId="362FA0AE" w16cid:durableId="7EB5E5A7"/>
  <w16cid:commentId w16cid:paraId="5C33F752" w16cid:durableId="3C4911BC"/>
  <w16cid:commentId w16cid:paraId="50A3E2E6" w16cid:durableId="7C0A0FF3"/>
  <w16cid:commentId w16cid:paraId="3A4470CA" w16cid:durableId="6F267C90"/>
  <w16cid:commentId w16cid:paraId="6EA7CA0D" w16cid:durableId="479605CA"/>
  <w16cid:commentId w16cid:paraId="35FF384E" w16cid:durableId="65C55AEC"/>
  <w16cid:commentId w16cid:paraId="1B1FCB40" w16cid:durableId="4200D23B"/>
  <w16cid:commentId w16cid:paraId="2DC51198" w16cid:durableId="7D5BCC65"/>
  <w16cid:commentId w16cid:paraId="7C40C8A9" w16cid:durableId="7B3BE1BC"/>
  <w16cid:commentId w16cid:paraId="5C5EF06E" w16cid:durableId="0BCDE1F9"/>
  <w16cid:commentId w16cid:paraId="413AA1AC" w16cid:durableId="38F49A12"/>
  <w16cid:commentId w16cid:paraId="01592B0A" w16cid:durableId="17E28DEB"/>
  <w16cid:commentId w16cid:paraId="54D4D328" w16cid:durableId="1D4B1AE1"/>
  <w16cid:commentId w16cid:paraId="03B58C0A" w16cid:durableId="27DBCB86"/>
  <w16cid:commentId w16cid:paraId="66CA06CA" w16cid:durableId="75C4F364"/>
  <w16cid:commentId w16cid:paraId="6F736532" w16cid:durableId="0021C0DB"/>
  <w16cid:commentId w16cid:paraId="4AEDCF18" w16cid:durableId="111DE4A8"/>
  <w16cid:commentId w16cid:paraId="38FE2BFF" w16cid:durableId="5EDD76C2"/>
  <w16cid:commentId w16cid:paraId="09EAA0CB" w16cid:durableId="39D3DDE6"/>
  <w16cid:commentId w16cid:paraId="09274658" w16cid:durableId="3745F33A"/>
  <w16cid:commentId w16cid:paraId="42C25318" w16cid:durableId="65A39F05"/>
  <w16cid:commentId w16cid:paraId="1A30DB40" w16cid:durableId="26B30AE9"/>
  <w16cid:commentId w16cid:paraId="33FA913E" w16cid:durableId="0C4EFB9A"/>
  <w16cid:commentId w16cid:paraId="2EA2C2FA" w16cid:durableId="36C2E92C"/>
  <w16cid:commentId w16cid:paraId="351EC74A" w16cid:durableId="75208A2B"/>
  <w16cid:commentId w16cid:paraId="78D02CE2" w16cid:durableId="4C7168F5"/>
  <w16cid:commentId w16cid:paraId="6556D37C" w16cid:durableId="5C8069F6"/>
  <w16cid:commentId w16cid:paraId="4EFC1FC7" w16cid:durableId="19B2B743"/>
  <w16cid:commentId w16cid:paraId="395BE611" w16cid:durableId="3C3FA0CF"/>
  <w16cid:commentId w16cid:paraId="1595ECAD" w16cid:durableId="59EE6BAC"/>
  <w16cid:commentId w16cid:paraId="33A55BCD" w16cid:durableId="77DF1884"/>
  <w16cid:commentId w16cid:paraId="79A21409" w16cid:durableId="5E6EC737"/>
  <w16cid:commentId w16cid:paraId="69BF8EBA" w16cid:durableId="263026E2"/>
  <w16cid:commentId w16cid:paraId="74D36BCE" w16cid:durableId="3CC3D963"/>
  <w16cid:commentId w16cid:paraId="6DDBAFCD" w16cid:durableId="39125D6F"/>
  <w16cid:commentId w16cid:paraId="64235A45" w16cid:durableId="4EE94CAF"/>
  <w16cid:commentId w16cid:paraId="3B4AF590" w16cid:durableId="368DF02A"/>
  <w16cid:commentId w16cid:paraId="45BB6FC0" w16cid:durableId="1728ABB9"/>
  <w16cid:commentId w16cid:paraId="42BAFBCE" w16cid:durableId="293E305A"/>
  <w16cid:commentId w16cid:paraId="1A5AEC9F" w16cid:durableId="7DB97D09"/>
  <w16cid:commentId w16cid:paraId="2D3460FC" w16cid:durableId="2F9372E4"/>
  <w16cid:commentId w16cid:paraId="4D79797D" w16cid:durableId="6562C048"/>
  <w16cid:commentId w16cid:paraId="4836975D" w16cid:durableId="53796A21"/>
  <w16cid:commentId w16cid:paraId="7159944A" w16cid:durableId="7BD163BB"/>
  <w16cid:commentId w16cid:paraId="149ABBFE" w16cid:durableId="0266C32C"/>
  <w16cid:commentId w16cid:paraId="0F2AC256" w16cid:durableId="73F21B13"/>
  <w16cid:commentId w16cid:paraId="766E2685" w16cid:durableId="394B3066"/>
  <w16cid:commentId w16cid:paraId="7AC8AEE1" w16cid:durableId="2BD384BF"/>
  <w16cid:commentId w16cid:paraId="7FE9E399" w16cid:durableId="30C4B829"/>
  <w16cid:commentId w16cid:paraId="4ACD5A25" w16cid:durableId="2D0100AB"/>
  <w16cid:commentId w16cid:paraId="10FD7D6C" w16cid:durableId="30BE50EC"/>
  <w16cid:commentId w16cid:paraId="372E3216" w16cid:durableId="1656B7A3"/>
  <w16cid:commentId w16cid:paraId="67C160D6" w16cid:durableId="153791E5"/>
  <w16cid:commentId w16cid:paraId="00ACF253" w16cid:durableId="778624D1"/>
  <w16cid:commentId w16cid:paraId="7212F333" w16cid:durableId="7852015A"/>
  <w16cid:commentId w16cid:paraId="05D901F1" w16cid:durableId="6DEFE078"/>
  <w16cid:commentId w16cid:paraId="712C3F55" w16cid:durableId="4A16BE5A"/>
  <w16cid:commentId w16cid:paraId="0DF0B0CE" w16cid:durableId="72BDD450"/>
  <w16cid:commentId w16cid:paraId="65BB91F9" w16cid:durableId="24FC3544"/>
  <w16cid:commentId w16cid:paraId="67DBE4B5" w16cid:durableId="08B82C18"/>
  <w16cid:commentId w16cid:paraId="6FB805DA" w16cid:durableId="63030C5A"/>
  <w16cid:commentId w16cid:paraId="2D9D9274" w16cid:durableId="22E9B013"/>
  <w16cid:commentId w16cid:paraId="79E1D921" w16cid:durableId="69DBC533"/>
  <w16cid:commentId w16cid:paraId="6853BDF9" w16cid:durableId="1ECC4FDE"/>
  <w16cid:commentId w16cid:paraId="6FABE461" w16cid:durableId="0E0AAEBC"/>
  <w16cid:commentId w16cid:paraId="1B6C981F" w16cid:durableId="47B05731"/>
  <w16cid:commentId w16cid:paraId="11DC2B5D" w16cid:durableId="3FBB4E4A"/>
  <w16cid:commentId w16cid:paraId="46785511" w16cid:durableId="1E75AA1E"/>
  <w16cid:commentId w16cid:paraId="494863E9" w16cid:durableId="7DD9E495"/>
  <w16cid:commentId w16cid:paraId="1164558E" w16cid:durableId="4741D3C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1063E" w14:textId="77777777" w:rsidR="00185167" w:rsidRDefault="00185167" w:rsidP="00A37D33">
      <w:r>
        <w:separator/>
      </w:r>
    </w:p>
  </w:endnote>
  <w:endnote w:type="continuationSeparator" w:id="0">
    <w:p w14:paraId="73A275C9" w14:textId="77777777" w:rsidR="00185167" w:rsidRDefault="00185167" w:rsidP="00A37D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HGSｺﾞｼｯｸM">
    <w:panose1 w:val="020B0600000000000000"/>
    <w:charset w:val="80"/>
    <w:family w:val="modern"/>
    <w:pitch w:val="variable"/>
    <w:sig w:usb0="80000281" w:usb1="28C76CF8" w:usb2="00000010" w:usb3="00000000" w:csb0="00020000" w:csb1="00000000"/>
  </w:font>
  <w:font w:name="ＭＳ 明朝">
    <w:altName w:val="MS Mincho"/>
    <w:panose1 w:val="02020609040205080304"/>
    <w:charset w:val="80"/>
    <w:family w:val="roma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6BDFC" w14:textId="77777777" w:rsidR="00185167" w:rsidRDefault="00185167" w:rsidP="00A37D33"/>
  </w:footnote>
  <w:footnote w:type="continuationSeparator" w:id="0">
    <w:p w14:paraId="6F091CD2" w14:textId="77777777" w:rsidR="00185167" w:rsidRDefault="00185167" w:rsidP="00A37D33">
      <w:r>
        <w:continuationSeparator/>
      </w:r>
    </w:p>
  </w:footnote>
  <w:footnote w:id="1">
    <w:p w14:paraId="30653ECC" w14:textId="7BE4D28E" w:rsidR="00AC2E1F" w:rsidRDefault="00AC2E1F" w:rsidP="00AC2E1F">
      <w:pPr>
        <w:pStyle w:val="ad"/>
      </w:pP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IVECTOR">
    <w15:presenceInfo w15:providerId="None" w15:userId="TRIVECTOR"/>
  </w15:person>
  <w15:person w15:author="赤間　和美">
    <w15:presenceInfo w15:providerId="AD" w15:userId="S::akama-ka906@pref.miyagi.lg.jp::43fc201f-8d92-48de-aa5e-bfc3b13933c1"/>
  </w15:person>
  <w15:person w15:author="小檜山　祐幹">
    <w15:presenceInfo w15:providerId="AD" w15:userId="S::kobiyama-yu632@pref.miyagi.lg.jp::08b4e452-1e57-4e5c-b305-1cc74572c909"/>
  </w15:person>
  <w15:person w15:author="加野　恵子">
    <w15:presenceInfo w15:providerId="AD" w15:userId="S::kano-ke245@pref.miyagi.lg.jp::130c1241-1a19-4840-960a-c97cfc14b9ff"/>
  </w15:person>
  <w15:person w15:author="柴野　倫子">
    <w15:presenceInfo w15:providerId="AD" w15:userId="S::shibano-mi616@pref.miyagi.lg.jp::ef5dc9a3-f3c8-49a6-b799-adab750ca8d3"/>
  </w15:person>
  <w15:person w15:author="菅野　仁美">
    <w15:presenceInfo w15:providerId="AD" w15:userId="S::kanno-hi374@pref.miyagi.lg.jp::0ff6a623-f05b-4042-b633-06f91d2c49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trackRevisions/>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D33"/>
    <w:rsid w:val="00014434"/>
    <w:rsid w:val="00027015"/>
    <w:rsid w:val="00033748"/>
    <w:rsid w:val="000960F0"/>
    <w:rsid w:val="000A68F6"/>
    <w:rsid w:val="000B0036"/>
    <w:rsid w:val="000B63D7"/>
    <w:rsid w:val="000E3D96"/>
    <w:rsid w:val="000E3DA2"/>
    <w:rsid w:val="00113379"/>
    <w:rsid w:val="0013695B"/>
    <w:rsid w:val="001425AC"/>
    <w:rsid w:val="0017589E"/>
    <w:rsid w:val="00185167"/>
    <w:rsid w:val="001F0305"/>
    <w:rsid w:val="001F34AC"/>
    <w:rsid w:val="00205D70"/>
    <w:rsid w:val="0024651A"/>
    <w:rsid w:val="00272189"/>
    <w:rsid w:val="00274BCF"/>
    <w:rsid w:val="002A5F4B"/>
    <w:rsid w:val="0032423E"/>
    <w:rsid w:val="00326E9B"/>
    <w:rsid w:val="00356D77"/>
    <w:rsid w:val="00365CFD"/>
    <w:rsid w:val="00385391"/>
    <w:rsid w:val="00387C21"/>
    <w:rsid w:val="003D0207"/>
    <w:rsid w:val="003F009B"/>
    <w:rsid w:val="0040142E"/>
    <w:rsid w:val="00414145"/>
    <w:rsid w:val="004507E9"/>
    <w:rsid w:val="00456089"/>
    <w:rsid w:val="004751A7"/>
    <w:rsid w:val="00541D59"/>
    <w:rsid w:val="00597DAB"/>
    <w:rsid w:val="006038E1"/>
    <w:rsid w:val="006242CF"/>
    <w:rsid w:val="00647247"/>
    <w:rsid w:val="00651BE5"/>
    <w:rsid w:val="006B39AA"/>
    <w:rsid w:val="006D00C8"/>
    <w:rsid w:val="006D6985"/>
    <w:rsid w:val="0073458C"/>
    <w:rsid w:val="00742181"/>
    <w:rsid w:val="007430C3"/>
    <w:rsid w:val="00761E04"/>
    <w:rsid w:val="007967A0"/>
    <w:rsid w:val="007B49A5"/>
    <w:rsid w:val="007D2897"/>
    <w:rsid w:val="007F5B27"/>
    <w:rsid w:val="00807C80"/>
    <w:rsid w:val="008421FB"/>
    <w:rsid w:val="008454A0"/>
    <w:rsid w:val="0086731D"/>
    <w:rsid w:val="00874F9B"/>
    <w:rsid w:val="00885EC6"/>
    <w:rsid w:val="008B0A49"/>
    <w:rsid w:val="008B7F07"/>
    <w:rsid w:val="008D1F56"/>
    <w:rsid w:val="00946FED"/>
    <w:rsid w:val="00970FDE"/>
    <w:rsid w:val="009A36D8"/>
    <w:rsid w:val="009F1311"/>
    <w:rsid w:val="009F6157"/>
    <w:rsid w:val="00A2664A"/>
    <w:rsid w:val="00A37D33"/>
    <w:rsid w:val="00A94BE0"/>
    <w:rsid w:val="00AB040F"/>
    <w:rsid w:val="00AC2E1F"/>
    <w:rsid w:val="00AE2CDB"/>
    <w:rsid w:val="00AF1B99"/>
    <w:rsid w:val="00B01DA6"/>
    <w:rsid w:val="00B27CF8"/>
    <w:rsid w:val="00B631E6"/>
    <w:rsid w:val="00B66F24"/>
    <w:rsid w:val="00BA7835"/>
    <w:rsid w:val="00BC1E8C"/>
    <w:rsid w:val="00BC7C02"/>
    <w:rsid w:val="00BD2816"/>
    <w:rsid w:val="00BD70AF"/>
    <w:rsid w:val="00C021EA"/>
    <w:rsid w:val="00C02A1D"/>
    <w:rsid w:val="00C20CE7"/>
    <w:rsid w:val="00C977C6"/>
    <w:rsid w:val="00CC26F3"/>
    <w:rsid w:val="00CC2B5F"/>
    <w:rsid w:val="00CD5205"/>
    <w:rsid w:val="00D50D6A"/>
    <w:rsid w:val="00DA37FF"/>
    <w:rsid w:val="00DB1B23"/>
    <w:rsid w:val="00DB2E2A"/>
    <w:rsid w:val="00DC1075"/>
    <w:rsid w:val="00DC6163"/>
    <w:rsid w:val="00DD5D30"/>
    <w:rsid w:val="00E01E2D"/>
    <w:rsid w:val="00E24436"/>
    <w:rsid w:val="00E26FDB"/>
    <w:rsid w:val="00E71738"/>
    <w:rsid w:val="00E75032"/>
    <w:rsid w:val="00E7584A"/>
    <w:rsid w:val="00E84423"/>
    <w:rsid w:val="00EA107D"/>
    <w:rsid w:val="00ED4119"/>
    <w:rsid w:val="00EE6F6D"/>
    <w:rsid w:val="00EE7E20"/>
    <w:rsid w:val="00EF0C6C"/>
    <w:rsid w:val="00F861B9"/>
    <w:rsid w:val="00F9669B"/>
    <w:rsid w:val="00FA4E21"/>
    <w:rsid w:val="00FC24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6DF70FA"/>
  <w15:chartTrackingRefBased/>
  <w15:docId w15:val="{A9069FCB-5B7A-4257-9F5A-F2B9CA965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37D33"/>
    <w:pPr>
      <w:widowControl w:val="0"/>
      <w:jc w:val="both"/>
    </w:pPr>
  </w:style>
  <w:style w:type="paragraph" w:styleId="1">
    <w:name w:val="heading 1"/>
    <w:basedOn w:val="a"/>
    <w:next w:val="a"/>
    <w:link w:val="10"/>
    <w:uiPriority w:val="9"/>
    <w:qFormat/>
    <w:rsid w:val="00A37D3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A37D3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A37D33"/>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A37D3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A37D3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A37D3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A37D3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A37D3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A37D3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A37D33"/>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A37D33"/>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A37D33"/>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A37D33"/>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A37D33"/>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A37D33"/>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A37D33"/>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A37D33"/>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A37D33"/>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A37D3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A37D3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37D3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A37D3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37D33"/>
    <w:pPr>
      <w:spacing w:before="160" w:after="160"/>
      <w:jc w:val="center"/>
    </w:pPr>
    <w:rPr>
      <w:i/>
      <w:iCs/>
      <w:color w:val="404040" w:themeColor="text1" w:themeTint="BF"/>
    </w:rPr>
  </w:style>
  <w:style w:type="character" w:customStyle="1" w:styleId="a8">
    <w:name w:val="引用文 (文字)"/>
    <w:basedOn w:val="a0"/>
    <w:link w:val="a7"/>
    <w:uiPriority w:val="29"/>
    <w:rsid w:val="00A37D33"/>
    <w:rPr>
      <w:i/>
      <w:iCs/>
      <w:color w:val="404040" w:themeColor="text1" w:themeTint="BF"/>
    </w:rPr>
  </w:style>
  <w:style w:type="paragraph" w:styleId="a9">
    <w:name w:val="List Paragraph"/>
    <w:basedOn w:val="a"/>
    <w:uiPriority w:val="34"/>
    <w:qFormat/>
    <w:rsid w:val="00A37D33"/>
    <w:pPr>
      <w:ind w:left="720"/>
      <w:contextualSpacing/>
    </w:pPr>
  </w:style>
  <w:style w:type="character" w:styleId="21">
    <w:name w:val="Intense Emphasis"/>
    <w:basedOn w:val="a0"/>
    <w:uiPriority w:val="21"/>
    <w:qFormat/>
    <w:rsid w:val="00A37D33"/>
    <w:rPr>
      <w:i/>
      <w:iCs/>
      <w:color w:val="0F4761" w:themeColor="accent1" w:themeShade="BF"/>
    </w:rPr>
  </w:style>
  <w:style w:type="paragraph" w:styleId="22">
    <w:name w:val="Intense Quote"/>
    <w:basedOn w:val="a"/>
    <w:next w:val="a"/>
    <w:link w:val="23"/>
    <w:uiPriority w:val="30"/>
    <w:qFormat/>
    <w:rsid w:val="00A37D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A37D33"/>
    <w:rPr>
      <w:i/>
      <w:iCs/>
      <w:color w:val="0F4761" w:themeColor="accent1" w:themeShade="BF"/>
    </w:rPr>
  </w:style>
  <w:style w:type="character" w:styleId="24">
    <w:name w:val="Intense Reference"/>
    <w:basedOn w:val="a0"/>
    <w:uiPriority w:val="32"/>
    <w:qFormat/>
    <w:rsid w:val="00A37D33"/>
    <w:rPr>
      <w:b/>
      <w:bCs/>
      <w:smallCaps/>
      <w:color w:val="0F4761" w:themeColor="accent1" w:themeShade="BF"/>
      <w:spacing w:val="5"/>
    </w:rPr>
  </w:style>
  <w:style w:type="character" w:styleId="aa">
    <w:name w:val="annotation reference"/>
    <w:basedOn w:val="a0"/>
    <w:uiPriority w:val="99"/>
    <w:semiHidden/>
    <w:unhideWhenUsed/>
    <w:rsid w:val="00A37D33"/>
    <w:rPr>
      <w:sz w:val="18"/>
      <w:szCs w:val="18"/>
    </w:rPr>
  </w:style>
  <w:style w:type="paragraph" w:styleId="ab">
    <w:name w:val="annotation text"/>
    <w:basedOn w:val="a"/>
    <w:link w:val="ac"/>
    <w:uiPriority w:val="99"/>
    <w:unhideWhenUsed/>
    <w:rsid w:val="00A37D33"/>
    <w:pPr>
      <w:jc w:val="left"/>
    </w:pPr>
  </w:style>
  <w:style w:type="character" w:customStyle="1" w:styleId="ac">
    <w:name w:val="コメント文字列 (文字)"/>
    <w:basedOn w:val="a0"/>
    <w:link w:val="ab"/>
    <w:uiPriority w:val="99"/>
    <w:rsid w:val="00A37D33"/>
  </w:style>
  <w:style w:type="paragraph" w:styleId="ad">
    <w:name w:val="footnote text"/>
    <w:basedOn w:val="a"/>
    <w:link w:val="ae"/>
    <w:uiPriority w:val="99"/>
    <w:semiHidden/>
    <w:unhideWhenUsed/>
    <w:rsid w:val="00A37D33"/>
    <w:pPr>
      <w:snapToGrid w:val="0"/>
      <w:jc w:val="left"/>
    </w:pPr>
  </w:style>
  <w:style w:type="character" w:customStyle="1" w:styleId="ae">
    <w:name w:val="脚注文字列 (文字)"/>
    <w:basedOn w:val="a0"/>
    <w:link w:val="ad"/>
    <w:uiPriority w:val="99"/>
    <w:semiHidden/>
    <w:rsid w:val="00A37D33"/>
  </w:style>
  <w:style w:type="character" w:styleId="af">
    <w:name w:val="footnote reference"/>
    <w:basedOn w:val="a0"/>
    <w:uiPriority w:val="99"/>
    <w:semiHidden/>
    <w:unhideWhenUsed/>
    <w:rsid w:val="00A37D33"/>
    <w:rPr>
      <w:vertAlign w:val="superscript"/>
    </w:rPr>
  </w:style>
  <w:style w:type="paragraph" w:styleId="af0">
    <w:name w:val="annotation subject"/>
    <w:basedOn w:val="ab"/>
    <w:next w:val="ab"/>
    <w:link w:val="af1"/>
    <w:uiPriority w:val="99"/>
    <w:semiHidden/>
    <w:unhideWhenUsed/>
    <w:rsid w:val="000E3DA2"/>
    <w:rPr>
      <w:b/>
      <w:bCs/>
    </w:rPr>
  </w:style>
  <w:style w:type="character" w:customStyle="1" w:styleId="af1">
    <w:name w:val="コメント内容 (文字)"/>
    <w:basedOn w:val="ac"/>
    <w:link w:val="af0"/>
    <w:uiPriority w:val="99"/>
    <w:semiHidden/>
    <w:rsid w:val="000E3DA2"/>
    <w:rPr>
      <w:b/>
      <w:bCs/>
    </w:rPr>
  </w:style>
  <w:style w:type="paragraph" w:styleId="af2">
    <w:name w:val="Revision"/>
    <w:hidden/>
    <w:uiPriority w:val="99"/>
    <w:semiHidden/>
    <w:rsid w:val="003D0207"/>
  </w:style>
  <w:style w:type="paragraph" w:styleId="af3">
    <w:name w:val="header"/>
    <w:basedOn w:val="a"/>
    <w:link w:val="af4"/>
    <w:uiPriority w:val="99"/>
    <w:unhideWhenUsed/>
    <w:rsid w:val="00AF1B99"/>
    <w:pPr>
      <w:tabs>
        <w:tab w:val="center" w:pos="4252"/>
        <w:tab w:val="right" w:pos="8504"/>
      </w:tabs>
      <w:snapToGrid w:val="0"/>
    </w:pPr>
  </w:style>
  <w:style w:type="character" w:customStyle="1" w:styleId="af4">
    <w:name w:val="ヘッダー (文字)"/>
    <w:basedOn w:val="a0"/>
    <w:link w:val="af3"/>
    <w:uiPriority w:val="99"/>
    <w:rsid w:val="00AF1B99"/>
  </w:style>
  <w:style w:type="paragraph" w:styleId="af5">
    <w:name w:val="footer"/>
    <w:basedOn w:val="a"/>
    <w:link w:val="af6"/>
    <w:uiPriority w:val="99"/>
    <w:unhideWhenUsed/>
    <w:rsid w:val="00AF1B99"/>
    <w:pPr>
      <w:tabs>
        <w:tab w:val="center" w:pos="4252"/>
        <w:tab w:val="right" w:pos="8504"/>
      </w:tabs>
      <w:snapToGrid w:val="0"/>
    </w:pPr>
  </w:style>
  <w:style w:type="character" w:customStyle="1" w:styleId="af6">
    <w:name w:val="フッター (文字)"/>
    <w:basedOn w:val="a0"/>
    <w:link w:val="af5"/>
    <w:uiPriority w:val="99"/>
    <w:rsid w:val="00AF1B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B35272-EE73-44E9-A115-6AC9501C6D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313</TotalTime>
  <Pages>30</Pages>
  <Words>4934</Words>
  <Characters>28128</Characters>
  <Application>Microsoft Office Word</Application>
  <DocSecurity>0</DocSecurity>
  <Lines>234</Lines>
  <Paragraphs>65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32997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TRIVECTOR</dc:creator>
  <cp:keywords/>
  <dc:description/>
  <cp:lastModifiedBy>TRIVECTOR</cp:lastModifiedBy>
  <cp:revision>14</cp:revision>
  <cp:lastPrinted>2026-02-16T03:45:00Z</cp:lastPrinted>
  <dcterms:created xsi:type="dcterms:W3CDTF">2026-02-20T07:23:00Z</dcterms:created>
  <dcterms:modified xsi:type="dcterms:W3CDTF">2026-03-03T08:54:00Z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f26b45a0-5c53-4e5d-b7a2-b7d0246a3785</vt:lpwstr>
  </property>
</Properties>
</file>